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 w:line="360" w:lineRule="auto"/>
        <w:ind w:firstLine="0" w:left="709"/>
        <w:jc w:val="center"/>
        <w:rPr/>
      </w:pPr>
      <w:r>
        <mc:AlternateContent>
          <mc:Choice Requires="wpg">
            <w:drawing>
              <wp:inline xmlns:wp="http://schemas.openxmlformats.org/drawingml/2006/wordprocessingDrawing" distT="0" distB="0" distL="0" distR="0">
                <wp:extent cx="2844794" cy="237489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269181091" name="image2.jpg"/>
                        <pic:cNvPicPr/>
                        <pic:nvPr/>
                      </pic:nvPicPr>
                      <pic:blipFill>
                        <a:blip r:embed="rId10"/>
                        <a:srcRect l="0" t="0" r="0" b="0"/>
                        <a:stretch/>
                      </pic:blipFill>
                      <pic:spPr bwMode="auto">
                        <a:xfrm>
                          <a:off x="0" y="0"/>
                          <a:ext cx="2844793" cy="237489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10" o:title="" croptop="0f" cropleft="0f" cropbottom="0f" cropright="0f"/>
                <o:lock v:ext="edit" rotation="t"/>
              </v:shape>
            </w:pict>
          </mc:Fallback>
        </mc:AlternateContent>
      </w:r>
      <w:r>
        <w:rPr>
          <w:rtl w:val="0"/>
        </w:rPr>
        <w:t xml:space="preserve"> </w:t>
      </w:r>
      <w:r/>
    </w:p>
    <w:p>
      <w:pPr>
        <w:pBdr/>
        <w:spacing w:before="60" w:line="360" w:lineRule="auto"/>
        <w:ind w:firstLine="0" w:left="709"/>
        <w:jc w:val="center"/>
        <w:rPr/>
      </w:pPr>
      <w:r>
        <w:rPr>
          <w:rtl w:val="0"/>
        </w:rPr>
        <w:t xml:space="preserve"> </w:t>
      </w:r>
      <w:r/>
    </w:p>
    <w:p>
      <w:pPr>
        <w:pBdr/>
        <w:spacing w:before="60" w:line="360" w:lineRule="auto"/>
        <w:ind w:firstLine="0" w:left="709"/>
        <w:jc w:val="center"/>
        <w:rPr/>
      </w:pPr>
      <w:r>
        <mc:AlternateContent>
          <mc:Choice Requires="wpg">
            <w:drawing>
              <wp:inline xmlns:wp="http://schemas.openxmlformats.org/drawingml/2006/wordprocessingDrawing" distT="0" distB="0" distL="0" distR="0">
                <wp:extent cx="1130295" cy="1092195"/>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1489008370" name="image10.jpg"/>
                        <pic:cNvPicPr/>
                        <pic:nvPr/>
                      </pic:nvPicPr>
                      <pic:blipFill>
                        <a:blip r:embed="rId11"/>
                        <a:srcRect l="0" t="0" r="0" b="0"/>
                        <a:stretch/>
                      </pic:blipFill>
                      <pic:spPr bwMode="auto">
                        <a:xfrm>
                          <a:off x="0" y="0"/>
                          <a:ext cx="1130294" cy="109219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1" o:title="" croptop="0f" cropleft="0f" cropbottom="0f" cropright="0f"/>
                <o:lock v:ext="edit" rotation="t"/>
              </v:shape>
            </w:pict>
          </mc:Fallback>
        </mc:AlternateContent>
      </w:r>
      <w:r/>
    </w:p>
    <w:p>
      <w:pPr>
        <w:pBdr/>
        <w:spacing w:before="60" w:line="360" w:lineRule="auto"/>
        <w:ind w:firstLine="0" w:left="709"/>
        <w:jc w:val="center"/>
        <w:rPr/>
      </w:pPr>
      <w:r>
        <w:rPr>
          <w:b/>
          <w:u w:val="single"/>
          <w:rtl w:val="0"/>
        </w:rPr>
        <w:t xml:space="preserve">Carrera:</w:t>
      </w:r>
      <w:r>
        <w:rPr>
          <w:rtl w:val="0"/>
        </w:rPr>
        <w:t xml:space="preserve"> Licenciatura en Sistemas de Información </w:t>
      </w:r>
      <w:r/>
    </w:p>
    <w:p>
      <w:pPr>
        <w:pBdr/>
        <w:spacing w:before="60" w:line="360" w:lineRule="auto"/>
        <w:ind w:firstLine="0" w:left="709"/>
        <w:jc w:val="center"/>
        <w:rPr/>
      </w:pPr>
      <w:r>
        <w:rPr>
          <w:b/>
          <w:u w:val="single"/>
          <w:rtl w:val="0"/>
        </w:rPr>
        <w:t xml:space="preserve">Asignatura:</w:t>
      </w:r>
      <w:r>
        <w:rPr>
          <w:rtl w:val="0"/>
        </w:rPr>
        <w:t xml:space="preserve"> Redes de Datos</w:t>
      </w:r>
      <w:r/>
    </w:p>
    <w:p>
      <w:pPr>
        <w:pBdr/>
        <w:spacing w:before="60" w:line="360" w:lineRule="auto"/>
        <w:ind w:firstLine="0" w:left="709"/>
        <w:jc w:val="center"/>
        <w:rPr/>
      </w:pPr>
      <w:r>
        <w:rPr>
          <w:rtl w:val="0"/>
        </w:rPr>
      </w:r>
      <w:r/>
    </w:p>
    <w:p>
      <w:pPr>
        <w:pBdr/>
        <w:spacing w:before="60" w:line="360" w:lineRule="auto"/>
        <w:ind w:firstLine="0" w:left="709"/>
        <w:jc w:val="center"/>
        <w:rPr>
          <w:shd w:val="clear" w:color="auto" w:fill="auto"/>
        </w:rPr>
      </w:pPr>
      <w:r>
        <w:rPr>
          <w:b/>
          <w:u w:val="single"/>
          <w:rtl w:val="0"/>
        </w:rPr>
        <w:t xml:space="preserve">Alumno:</w:t>
      </w:r>
      <w:r>
        <w:rPr>
          <w:rtl w:val="0"/>
        </w:rPr>
        <w:t xml:space="preserve"> Samuel Nehuen Zini</w:t>
        <w:br/>
      </w:r>
      <w:r>
        <w:rPr>
          <w:b/>
          <w:u w:val="single"/>
          <w:rtl w:val="0"/>
        </w:rPr>
        <w:t xml:space="preserve">DNI:</w:t>
      </w:r>
      <w:r>
        <w:rPr>
          <w:shd w:val="clear" w:color="auto" w:fill="auto"/>
          <w:rtl w:val="0"/>
        </w:rPr>
        <w:t xml:space="preserve"> 44196064</w:t>
        <w:tab/>
        <w:tab/>
      </w:r>
      <w:r>
        <w:rPr>
          <w:b/>
          <w:u w:val="single"/>
          <w:rtl w:val="0"/>
        </w:rPr>
        <w:t xml:space="preserve">LU:</w:t>
      </w:r>
      <w:r>
        <w:rPr>
          <w:shd w:val="clear" w:color="auto" w:fill="auto"/>
          <w:rtl w:val="0"/>
        </w:rPr>
        <w:t xml:space="preserve"> 56078</w:t>
      </w:r>
      <w:r>
        <w:rPr>
          <w:shd w:val="clear" w:color="auto" w:fill="auto"/>
        </w:rPr>
      </w:r>
      <w:r>
        <w:rPr>
          <w:shd w:val="clear" w:color="auto" w:fill="auto"/>
        </w:rPr>
      </w:r>
    </w:p>
    <w:p>
      <w:pPr>
        <w:pBdr/>
        <w:spacing w:before="60" w:line="360" w:lineRule="auto"/>
        <w:ind w:firstLine="0" w:left="709"/>
        <w:jc w:val="center"/>
        <w:rPr/>
      </w:pPr>
      <w:r>
        <w:rPr>
          <w:rtl w:val="0"/>
        </w:rPr>
      </w:r>
      <w:r/>
    </w:p>
    <w:p>
      <w:pPr>
        <w:pBdr/>
        <w:spacing w:before="60" w:line="360" w:lineRule="auto"/>
        <w:ind w:firstLine="0" w:left="709"/>
        <w:jc w:val="center"/>
        <w:rPr/>
      </w:pPr>
      <w:r>
        <w:rPr>
          <w:b/>
          <w:i w:val="0"/>
          <w:u w:val="single"/>
          <w:rtl w:val="0"/>
        </w:rPr>
        <w:t xml:space="preserve">Tema N.º </w:t>
      </w:r>
      <w:r>
        <w:rPr>
          <w:b/>
          <w:i w:val="0"/>
          <w:u w:val="single"/>
          <w:rtl w:val="0"/>
          <w:lang w:val="es-AR"/>
        </w:rPr>
        <w:t xml:space="preserve">3</w:t>
      </w:r>
      <w:r>
        <w:rPr>
          <w:b/>
          <w:i w:val="0"/>
          <w:u w:val="single"/>
          <w:rtl w:val="0"/>
        </w:rPr>
        <w:t xml:space="preserve">:</w:t>
      </w:r>
      <w:r>
        <w:rPr>
          <w:b/>
          <w:i w:val="0"/>
          <w:rtl w:val="0"/>
        </w:rPr>
        <w:t xml:space="preserve"> </w:t>
      </w:r>
      <w:r>
        <w:rPr>
          <w:i w:val="0"/>
          <w:rtl w:val="0"/>
        </w:rPr>
        <w:t xml:space="preserve"> </w:t>
      </w:r>
      <w:r>
        <w:rPr>
          <w:i w:val="0"/>
          <w:rtl w:val="0"/>
        </w:rPr>
        <w:t xml:space="preserve">TP 4.2 Programación de Sockets</w:t>
      </w:r>
      <w:r>
        <w:br w:type="page" w:clear="all"/>
      </w:r>
      <w:r/>
    </w:p>
    <w:p>
      <w:pPr>
        <w:pStyle w:val="853"/>
        <w:pBdr/>
        <w:spacing/>
        <w:ind/>
        <w:jc w:val="center"/>
        <w:rPr>
          <w:shd w:val="clear" w:color="auto" w:fill="auto"/>
        </w:rPr>
      </w:pPr>
      <w:r/>
      <w:bookmarkStart w:id="12" w:name="_Toc11"/>
      <w:r/>
      <w:bookmarkStart w:id="0" w:name="_heading=h.he4286o9ffcn"/>
      <w:r/>
      <w:bookmarkEnd w:id="0"/>
      <w:r>
        <w:rPr>
          <w:rtl w:val="0"/>
        </w:rPr>
        <w:t xml:space="preserve">INDICE</w:t>
      </w:r>
      <w:r/>
      <w:bookmarkEnd w:id="12"/>
      <w:r/>
      <w:r>
        <w:rPr>
          <w:shd w:val="clear" w:color="auto" w:fill="auto"/>
        </w:rPr>
      </w:r>
    </w:p>
    <w:sdt>
      <w:sdtPr>
        <w15:appearance w15:val="boundingBox"/>
        <w:placeholder>
          <w:docPart w:val="DefaultPlaceholder_TEXT"/>
        </w:placeholder>
        <w:docPartObj>
          <w:docPartGallery w:val="Table of Contents"/>
          <w:docPartUnique w:val="true"/>
        </w:docPartObj>
        <w:rPr/>
      </w:sdtPr>
      <w:sdtContent>
        <w:p>
          <w:pPr>
            <w:pStyle w:val="900"/>
            <w:pBdr/>
            <w:tabs>
              <w:tab w:val="right" w:leader="underscore" w:pos="9355"/>
            </w:tabs>
            <w:spacing/>
            <w:ind/>
            <w:rPr>
              <w:shd w:val="clear" w:color="auto" w:fill="auto"/>
            </w:rPr>
          </w:pPr>
          <w:r/>
          <w:r>
            <w:fldChar w:fldCharType="begin"/>
            <w:instrText xml:space="preserve">TOC \o "1-9" \h \t "Heading 1,1,Heading 2,2,Heading 3,3,Heading 4,4,Heading 5,5,Heading 6,6,Heading 7,7,Heading 8,8,Heading 9,9" </w:instrText>
          </w:r>
          <w:r>
            <w:fldChar w:fldCharType="separate"/>
          </w:r>
          <w:r/>
          <w:hyperlink w:tooltip="#_Toc11" w:anchor="_Toc11" w:history="1">
            <w:r>
              <w:rPr>
                <w:rStyle w:val="898"/>
              </w:rPr>
            </w:r>
            <w:r>
              <w:rPr>
                <w:rStyle w:val="898"/>
                <w:rtl w:val="0"/>
              </w:rPr>
              <w:t xml:space="preserve">INDICE</w:t>
            </w:r>
            <w:r>
              <w:rPr>
                <w:rStyle w:val="898"/>
                <w:shd w:val="clear" w:color="auto" w:fill="auto"/>
              </w:rPr>
            </w:r>
            <w:r>
              <w:tab/>
            </w:r>
            <w:r>
              <w:fldChar w:fldCharType="begin"/>
              <w:instrText xml:space="preserve">PAGEREF _Toc11 \h</w:instrText>
              <w:fldChar w:fldCharType="separate"/>
              <w:t xml:space="preserve">2</w:t>
              <w:fldChar w:fldCharType="end"/>
            </w:r>
          </w:hyperlink>
          <w:r>
            <w:rPr>
              <w:shd w:val="clear" w:color="auto" w:fill="auto"/>
            </w:rPr>
          </w:r>
        </w:p>
        <w:p>
          <w:pPr>
            <w:pStyle w:val="900"/>
            <w:pBdr/>
            <w:tabs>
              <w:tab w:val="right" w:leader="underscore" w:pos="9355"/>
            </w:tabs>
            <w:spacing/>
            <w:ind/>
            <w:rPr/>
          </w:pPr>
          <w:hyperlink w:tooltip="#_Toc12" w:anchor="_Toc12" w:history="1">
            <w:r>
              <w:rPr>
                <w:rStyle w:val="898"/>
              </w:rPr>
            </w:r>
            <w:r>
              <w:rPr>
                <w:rStyle w:val="898"/>
                <w:rtl w:val="0"/>
              </w:rPr>
              <w:t xml:space="preserve">DESARROLLO</w:t>
            </w:r>
            <w:r>
              <w:rPr>
                <w:rStyle w:val="898"/>
              </w:rPr>
            </w:r>
            <w:r>
              <w:tab/>
            </w:r>
            <w:r>
              <w:fldChar w:fldCharType="begin"/>
              <w:instrText xml:space="preserve">PAGEREF _Toc12 \h</w:instrText>
              <w:fldChar w:fldCharType="separate"/>
              <w:t xml:space="preserve">4</w:t>
              <w:fldChar w:fldCharType="end"/>
            </w:r>
          </w:hyperlink>
          <w:r/>
        </w:p>
        <w:p>
          <w:pPr>
            <w:pStyle w:val="901"/>
            <w:pBdr/>
            <w:tabs>
              <w:tab w:val="right" w:leader="underscore" w:pos="9355"/>
            </w:tabs>
            <w:spacing/>
            <w:ind/>
            <w:rPr>
              <w:highlight w:val="none"/>
              <w14:ligatures w14:val="none"/>
            </w:rPr>
          </w:pPr>
          <w:hyperlink w:tooltip="#_Toc13" w:anchor="_Toc13" w:history="1">
            <w:r>
              <w:rPr>
                <w:rStyle w:val="898"/>
              </w:rPr>
            </w:r>
            <w:r>
              <w:rPr>
                <w:rStyle w:val="898"/>
                <w:highlight w:val="none"/>
                <w:lang w:val="es-AR" w:bidi="es-AR"/>
              </w:rPr>
              <w:t xml:space="preserve">Ejercicio </w:t>
            </w:r>
            <w:r>
              <w:rPr>
                <w:rStyle w:val="898"/>
                <w:highlight w:val="none"/>
                <w:lang w:val="es-AR" w:bidi="es-AR"/>
              </w:rPr>
              <w:t xml:space="preserve">1:</w:t>
            </w:r>
            <w:r>
              <w:rPr>
                <w:rStyle w:val="898"/>
                <w:highlight w:val="none"/>
                <w14:ligatures w14:val="none"/>
              </w:rPr>
            </w:r>
            <w:r>
              <w:tab/>
            </w:r>
            <w:r>
              <w:fldChar w:fldCharType="begin"/>
              <w:instrText xml:space="preserve">PAGEREF _Toc13 \h</w:instrText>
              <w:fldChar w:fldCharType="separate"/>
              <w:t xml:space="preserve">4</w:t>
              <w:fldChar w:fldCharType="end"/>
            </w:r>
          </w:hyperlink>
          <w:r>
            <w:rPr>
              <w:highlight w:val="none"/>
              <w14:ligatures w14:val="none"/>
            </w:rPr>
          </w:r>
        </w:p>
        <w:p>
          <w:pPr>
            <w:pStyle w:val="902"/>
            <w:pBdr/>
            <w:tabs>
              <w:tab w:val="left" w:leader="none" w:pos="1134"/>
              <w:tab w:val="right" w:leader="underscore" w:pos="9355"/>
            </w:tabs>
            <w:spacing/>
            <w:ind/>
            <w:rPr>
              <w:b w:val="0"/>
              <w:bCs w:val="0"/>
            </w:rPr>
          </w:pPr>
          <w:hyperlink w:tooltip="#_Toc14" w:anchor="_Toc14" w:history="1">
            <w:r>
              <w:rPr>
                <w:rFonts w:ascii="Arial" w:hAnsi="Arial" w:eastAsia="Arial" w:cs="Arial"/>
              </w:rPr>
              <w:t xml:space="preserve">1)</w:t>
            </w:r>
            <w:r>
              <w:tab/>
            </w:r>
            <w:r>
              <w:rPr>
                <w:rStyle w:val="898"/>
              </w:rPr>
            </w:r>
            <w:r>
              <w:rPr>
                <w:rStyle w:val="898"/>
                <w:b w:val="0"/>
                <w:bCs w:val="0"/>
                <w:highlight w:val="none"/>
                <w:lang w:val="es-AR" w:bidi="es-AR"/>
              </w:rPr>
              <w:t xml:space="preserve">Diseño y desarrollo aplicacion chat.</w:t>
            </w:r>
            <w:r>
              <w:rPr>
                <w:rStyle w:val="898"/>
                <w:b w:val="0"/>
                <w:bCs w:val="0"/>
              </w:rPr>
            </w:r>
            <w:r>
              <w:tab/>
            </w:r>
            <w:r>
              <w:fldChar w:fldCharType="begin"/>
              <w:instrText xml:space="preserve">PAGEREF _Toc14 \h</w:instrText>
              <w:fldChar w:fldCharType="separate"/>
              <w:t xml:space="preserve">4</w:t>
              <w:fldChar w:fldCharType="end"/>
            </w:r>
          </w:hyperlink>
          <w:r>
            <w:rPr>
              <w:b w:val="0"/>
              <w:bCs w:val="0"/>
            </w:rPr>
          </w:r>
        </w:p>
        <w:p>
          <w:pPr>
            <w:pStyle w:val="902"/>
            <w:pBdr/>
            <w:tabs>
              <w:tab w:val="left" w:leader="none" w:pos="1134"/>
              <w:tab w:val="right" w:leader="underscore" w:pos="9355"/>
            </w:tabs>
            <w:spacing/>
            <w:ind/>
            <w:rPr>
              <w:b w:val="0"/>
              <w:bCs w:val="0"/>
            </w:rPr>
          </w:pPr>
          <w:hyperlink w:tooltip="#_Toc15" w:anchor="_Toc15" w:history="1">
            <w:r>
              <w:rPr>
                <w:rFonts w:ascii="Arial" w:hAnsi="Arial" w:eastAsia="Arial" w:cs="Arial"/>
              </w:rPr>
              <w:t xml:space="preserve">2)</w:t>
            </w:r>
            <w:r>
              <w:tab/>
            </w:r>
            <w:r>
              <w:rPr>
                <w:rStyle w:val="898"/>
              </w:rPr>
            </w:r>
            <w:r>
              <w:rPr>
                <w:rStyle w:val="898"/>
                <w:b w:val="0"/>
                <w:bCs w:val="0"/>
                <w:highlight w:val="none"/>
                <w:lang w:val="es-AR" w:bidi="es-AR"/>
              </w:rPr>
              <w:t xml:space="preserve">Aplicacion </w:t>
            </w:r>
            <w:r>
              <w:rPr>
                <w:rStyle w:val="898"/>
                <w:b w:val="0"/>
                <w:bCs w:val="0"/>
              </w:rPr>
            </w:r>
            <w:r>
              <w:tab/>
            </w:r>
            <w:r>
              <w:fldChar w:fldCharType="begin"/>
              <w:instrText xml:space="preserve">PAGEREF _Toc15 \h</w:instrText>
              <w:fldChar w:fldCharType="separate"/>
              <w:t xml:space="preserve">4</w:t>
              <w:fldChar w:fldCharType="end"/>
            </w:r>
          </w:hyperlink>
          <w:r>
            <w:rPr>
              <w:b w:val="0"/>
              <w:bCs w:val="0"/>
            </w:rPr>
          </w:r>
        </w:p>
        <w:p>
          <w:pPr>
            <w:pStyle w:val="902"/>
            <w:pBdr/>
            <w:tabs>
              <w:tab w:val="left" w:leader="none" w:pos="1134"/>
              <w:tab w:val="right" w:leader="underscore" w:pos="9355"/>
            </w:tabs>
            <w:spacing/>
            <w:ind/>
            <w:rPr>
              <w:b w:val="0"/>
              <w:bCs w:val="0"/>
            </w:rPr>
          </w:pPr>
          <w:hyperlink w:tooltip="#_Toc16" w:anchor="_Toc16" w:history="1">
            <w:r>
              <w:rPr>
                <w:rFonts w:ascii="Arial" w:hAnsi="Arial" w:eastAsia="Arial" w:cs="Arial"/>
              </w:rPr>
              <w:t xml:space="preserve">3)</w:t>
            </w:r>
            <w:r>
              <w:tab/>
            </w:r>
            <w:r>
              <w:rPr>
                <w:rStyle w:val="898"/>
              </w:rPr>
            </w:r>
            <w:r>
              <w:rPr>
                <w:rStyle w:val="898"/>
                <w:b w:val="0"/>
                <w:bCs w:val="0"/>
              </w:rPr>
              <w:t xml:space="preserve">Interfaz de usuario.</w:t>
            </w:r>
            <w:r>
              <w:rPr>
                <w:rStyle w:val="898"/>
                <w:b w:val="0"/>
                <w:bCs w:val="0"/>
              </w:rPr>
            </w:r>
            <w:r>
              <w:tab/>
            </w:r>
            <w:r>
              <w:fldChar w:fldCharType="begin"/>
              <w:instrText xml:space="preserve">PAGEREF _Toc16 \h</w:instrText>
              <w:fldChar w:fldCharType="separate"/>
              <w:t xml:space="preserve">4</w:t>
              <w:fldChar w:fldCharType="end"/>
            </w:r>
          </w:hyperlink>
          <w:r>
            <w:rPr>
              <w:b w:val="0"/>
              <w:bCs w:val="0"/>
            </w:rPr>
          </w:r>
        </w:p>
        <w:p>
          <w:pPr>
            <w:pStyle w:val="902"/>
            <w:pBdr/>
            <w:tabs>
              <w:tab w:val="left" w:leader="none" w:pos="1134"/>
              <w:tab w:val="right" w:leader="underscore" w:pos="9355"/>
            </w:tabs>
            <w:spacing/>
            <w:ind/>
            <w:rPr>
              <w:b w:val="0"/>
              <w:bCs w:val="0"/>
            </w:rPr>
          </w:pPr>
          <w:hyperlink w:tooltip="#_Toc17" w:anchor="_Toc17" w:history="1">
            <w:r>
              <w:rPr>
                <w:rFonts w:ascii="Arial" w:hAnsi="Arial" w:eastAsia="Arial" w:cs="Arial"/>
              </w:rPr>
              <w:t xml:space="preserve">4)</w:t>
            </w:r>
            <w:r>
              <w:tab/>
            </w:r>
            <w:r>
              <w:rPr>
                <w:rStyle w:val="898"/>
              </w:rPr>
            </w:r>
            <w:r>
              <w:rPr>
                <w:rStyle w:val="898"/>
                <w:b w:val="0"/>
                <w:bCs w:val="0"/>
                <w:highlight w:val="none"/>
              </w:rPr>
              <w:t xml:space="preserve">Retransmitir mensajes</w:t>
            </w:r>
            <w:r>
              <w:rPr>
                <w:rStyle w:val="898"/>
                <w:b w:val="0"/>
                <w:bCs w:val="0"/>
              </w:rPr>
            </w:r>
            <w:r>
              <w:tab/>
            </w:r>
            <w:r>
              <w:fldChar w:fldCharType="begin"/>
              <w:instrText xml:space="preserve">PAGEREF _Toc17 \h</w:instrText>
              <w:fldChar w:fldCharType="separate"/>
              <w:t xml:space="preserve">5</w:t>
              <w:fldChar w:fldCharType="end"/>
            </w:r>
          </w:hyperlink>
          <w:r>
            <w:rPr>
              <w:b w:val="0"/>
              <w:bCs w:val="0"/>
            </w:rPr>
          </w:r>
        </w:p>
        <w:p>
          <w:pPr>
            <w:pStyle w:val="902"/>
            <w:pBdr/>
            <w:tabs>
              <w:tab w:val="left" w:leader="none" w:pos="1134"/>
              <w:tab w:val="right" w:leader="underscore" w:pos="9355"/>
            </w:tabs>
            <w:spacing/>
            <w:ind/>
            <w:rPr>
              <w:b w:val="0"/>
              <w:bCs w:val="0"/>
            </w:rPr>
          </w:pPr>
          <w:hyperlink w:tooltip="#_Toc18" w:anchor="_Toc18" w:history="1">
            <w:r>
              <w:rPr>
                <w:rFonts w:ascii="Arial" w:hAnsi="Arial" w:eastAsia="Arial" w:cs="Arial"/>
              </w:rPr>
              <w:t xml:space="preserve">5)</w:t>
            </w:r>
            <w:r>
              <w:tab/>
            </w:r>
            <w:r>
              <w:rPr>
                <w:rStyle w:val="898"/>
              </w:rPr>
            </w:r>
            <w:r>
              <w:rPr>
                <w:rStyle w:val="898"/>
                <w:b w:val="0"/>
                <w:bCs w:val="0"/>
                <w:highlight w:val="none"/>
                <w:lang w:val="es-AR" w:bidi="es-AR"/>
              </w:rPr>
              <w:t xml:space="preserve">Errores de conexion y desconexion</w:t>
            </w:r>
            <w:r>
              <w:rPr>
                <w:rStyle w:val="898"/>
                <w:b w:val="0"/>
                <w:bCs w:val="0"/>
              </w:rPr>
            </w:r>
            <w:r>
              <w:tab/>
            </w:r>
            <w:r>
              <w:fldChar w:fldCharType="begin"/>
              <w:instrText xml:space="preserve">PAGEREF _Toc18 \h</w:instrText>
              <w:fldChar w:fldCharType="separate"/>
              <w:t xml:space="preserve">6</w:t>
              <w:fldChar w:fldCharType="end"/>
            </w:r>
          </w:hyperlink>
          <w:r>
            <w:rPr>
              <w:b w:val="0"/>
              <w:bCs w:val="0"/>
            </w:rPr>
          </w:r>
        </w:p>
        <w:p>
          <w:pPr>
            <w:pStyle w:val="902"/>
            <w:pBdr/>
            <w:tabs>
              <w:tab w:val="left" w:leader="none" w:pos="1134"/>
              <w:tab w:val="right" w:leader="underscore" w:pos="9355"/>
            </w:tabs>
            <w:spacing/>
            <w:ind/>
            <w:rPr>
              <w:b w:val="0"/>
              <w:bCs w:val="0"/>
            </w:rPr>
          </w:pPr>
          <w:hyperlink w:tooltip="#_Toc19" w:anchor="_Toc19" w:history="1">
            <w:r>
              <w:rPr>
                <w:rFonts w:ascii="Arial" w:hAnsi="Arial" w:eastAsia="Arial" w:cs="Arial"/>
              </w:rPr>
              <w:t xml:space="preserve">6)</w:t>
            </w:r>
            <w:r>
              <w:tab/>
            </w:r>
            <w:r>
              <w:rPr>
                <w:rStyle w:val="898"/>
              </w:rPr>
            </w:r>
            <w:r>
              <w:rPr>
                <w:rStyle w:val="898"/>
                <w:b w:val="0"/>
                <w:bCs w:val="0"/>
                <w:highlight w:val="none"/>
              </w:rPr>
              <w:t xml:space="preserve">Implementa comandos especiales en el cliente</w:t>
            </w:r>
            <w:r>
              <w:rPr>
                <w:rStyle w:val="898"/>
                <w:b w:val="0"/>
                <w:bCs w:val="0"/>
                <w:highlight w:val="none"/>
              </w:rPr>
              <w:t xml:space="preserve">.</w:t>
            </w:r>
            <w:r>
              <w:rPr>
                <w:rStyle w:val="898"/>
                <w:b w:val="0"/>
                <w:bCs w:val="0"/>
              </w:rPr>
            </w:r>
            <w:r>
              <w:tab/>
            </w:r>
            <w:r>
              <w:fldChar w:fldCharType="begin"/>
              <w:instrText xml:space="preserve">PAGEREF _Toc19 \h</w:instrText>
              <w:fldChar w:fldCharType="separate"/>
              <w:t xml:space="preserve">6</w:t>
              <w:fldChar w:fldCharType="end"/>
            </w:r>
          </w:hyperlink>
          <w:r>
            <w:rPr>
              <w:b w:val="0"/>
              <w:bCs w:val="0"/>
            </w:rPr>
          </w:r>
        </w:p>
        <w:p>
          <w:pPr>
            <w:pStyle w:val="902"/>
            <w:pBdr/>
            <w:tabs>
              <w:tab w:val="left" w:leader="none" w:pos="1134"/>
              <w:tab w:val="right" w:leader="underscore" w:pos="9355"/>
            </w:tabs>
            <w:spacing/>
            <w:ind/>
            <w:rPr>
              <w:b w:val="0"/>
              <w:bCs w:val="0"/>
            </w:rPr>
          </w:pPr>
          <w:hyperlink w:tooltip="#_Toc20" w:anchor="_Toc20" w:history="1">
            <w:r>
              <w:rPr>
                <w:rFonts w:ascii="Arial" w:hAnsi="Arial" w:eastAsia="Arial" w:cs="Arial"/>
              </w:rPr>
              <w:t xml:space="preserve">7)</w:t>
            </w:r>
            <w:r>
              <w:tab/>
            </w:r>
            <w:r>
              <w:rPr>
                <w:rStyle w:val="898"/>
              </w:rPr>
            </w:r>
            <w:r>
              <w:rPr>
                <w:rStyle w:val="898"/>
                <w:b w:val="0"/>
                <w:bCs w:val="0"/>
                <w:highlight w:val="none"/>
              </w:rPr>
              <w:t xml:space="preserve">Líneas de código.</w:t>
            </w:r>
            <w:r>
              <w:rPr>
                <w:rStyle w:val="898"/>
                <w:b w:val="0"/>
                <w:bCs w:val="0"/>
              </w:rPr>
            </w:r>
            <w:r>
              <w:tab/>
            </w:r>
            <w:r>
              <w:fldChar w:fldCharType="begin"/>
              <w:instrText xml:space="preserve">PAGEREF _Toc20 \h</w:instrText>
              <w:fldChar w:fldCharType="separate"/>
              <w:t xml:space="preserve">7</w:t>
              <w:fldChar w:fldCharType="end"/>
            </w:r>
          </w:hyperlink>
          <w:r>
            <w:rPr>
              <w:b w:val="0"/>
              <w:bCs w:val="0"/>
            </w:rPr>
          </w:r>
        </w:p>
        <w:p>
          <w:pPr>
            <w:pStyle w:val="902"/>
            <w:pBdr/>
            <w:tabs>
              <w:tab w:val="left" w:leader="none" w:pos="1134"/>
              <w:tab w:val="right" w:leader="underscore" w:pos="9355"/>
            </w:tabs>
            <w:spacing/>
            <w:ind/>
            <w:rPr>
              <w:b w:val="0"/>
              <w:bCs w:val="0"/>
            </w:rPr>
          </w:pPr>
          <w:hyperlink w:tooltip="#_Toc21" w:anchor="_Toc21" w:history="1">
            <w:r>
              <w:rPr>
                <w:rFonts w:ascii="Arial" w:hAnsi="Arial" w:eastAsia="Arial" w:cs="Arial"/>
              </w:rPr>
              <w:t xml:space="preserve">8)</w:t>
            </w:r>
            <w:r>
              <w:tab/>
            </w:r>
            <w:r>
              <w:rPr>
                <w:rStyle w:val="898"/>
              </w:rPr>
            </w:r>
            <w:r>
              <w:rPr>
                <w:rStyle w:val="898"/>
                <w:b w:val="0"/>
                <w:bCs w:val="0"/>
                <w:highlight w:val="none"/>
                <w:lang w:val="es-AR" w:bidi="es-AR"/>
              </w:rPr>
              <w:t xml:space="preserve">código fuente del </w:t>
            </w:r>
            <w:r>
              <w:rPr>
                <w:rStyle w:val="898"/>
                <w:b w:val="0"/>
                <w:bCs w:val="0"/>
                <w:highlight w:val="none"/>
                <w:lang w:val="es-AR" w:bidi="es-AR"/>
              </w:rPr>
              <w:t xml:space="preserve">cliente y el servidor.</w:t>
            </w:r>
            <w:r>
              <w:rPr>
                <w:rStyle w:val="898"/>
                <w:b w:val="0"/>
                <w:bCs w:val="0"/>
              </w:rPr>
            </w:r>
            <w:r>
              <w:tab/>
            </w:r>
            <w:r>
              <w:fldChar w:fldCharType="begin"/>
              <w:instrText xml:space="preserve">PAGEREF _Toc21 \h</w:instrText>
              <w:fldChar w:fldCharType="separate"/>
              <w:t xml:space="preserve">12</w:t>
              <w:fldChar w:fldCharType="end"/>
            </w:r>
          </w:hyperlink>
          <w:r>
            <w:rPr>
              <w:b w:val="0"/>
              <w:bCs w:val="0"/>
            </w:rPr>
          </w:r>
        </w:p>
        <w:p>
          <w:pPr>
            <w:pStyle w:val="901"/>
            <w:pBdr/>
            <w:tabs>
              <w:tab w:val="right" w:leader="underscore" w:pos="9355"/>
            </w:tabs>
            <w:spacing/>
            <w:ind/>
            <w:rPr/>
          </w:pPr>
          <w:hyperlink w:tooltip="#_Toc22" w:anchor="_Toc22" w:history="1">
            <w:r>
              <w:rPr>
                <w:rStyle w:val="898"/>
              </w:rPr>
            </w:r>
            <w:r>
              <w:rPr>
                <w:rStyle w:val="898"/>
              </w:rPr>
              <w:t xml:space="preserve">Ejercicio 2: </w:t>
            </w:r>
            <w:r>
              <w:rPr>
                <w:rStyle w:val="898"/>
              </w:rPr>
            </w:r>
            <w:r>
              <w:tab/>
            </w:r>
            <w:r>
              <w:fldChar w:fldCharType="begin"/>
              <w:instrText xml:space="preserve">PAGEREF _Toc22 \h</w:instrText>
              <w:fldChar w:fldCharType="separate"/>
              <w:t xml:space="preserve">13</w:t>
              <w:fldChar w:fldCharType="end"/>
            </w:r>
          </w:hyperlink>
          <w:r/>
        </w:p>
        <w:p>
          <w:pPr>
            <w:pStyle w:val="902"/>
            <w:pBdr/>
            <w:tabs>
              <w:tab w:val="left" w:leader="none" w:pos="1134"/>
              <w:tab w:val="right" w:leader="underscore" w:pos="9355"/>
            </w:tabs>
            <w:spacing/>
            <w:ind/>
            <w:rPr>
              <w14:ligatures w14:val="none"/>
            </w:rPr>
          </w:pPr>
          <w:hyperlink w:tooltip="#_Toc23" w:anchor="_Toc23" w:history="1">
            <w:r>
              <w:rPr>
                <w:rFonts w:ascii="Arial" w:hAnsi="Arial" w:eastAsia="Arial" w:cs="Arial"/>
              </w:rPr>
              <w:t xml:space="preserve">1)</w:t>
            </w:r>
            <w:r>
              <w:tab/>
            </w:r>
            <w:r>
              <w:rPr>
                <w:rStyle w:val="898"/>
              </w:rPr>
            </w:r>
            <w:r>
              <w:rPr>
                <w:rStyle w:val="898"/>
              </w:rPr>
              <w:t xml:space="preserve">Nuevo Cliente de Chat </w:t>
            </w:r>
            <w:r>
              <w:rPr>
                <w:rStyle w:val="898"/>
                <w14:ligatures w14:val="none"/>
              </w:rPr>
            </w:r>
            <w:r>
              <w:tab/>
            </w:r>
            <w:r>
              <w:fldChar w:fldCharType="begin"/>
              <w:instrText xml:space="preserve">PAGEREF _Toc23 \h</w:instrText>
              <w:fldChar w:fldCharType="separate"/>
              <w:t xml:space="preserve">13</w:t>
              <w:fldChar w:fldCharType="end"/>
            </w:r>
          </w:hyperlink>
          <w:r>
            <w:rPr>
              <w14:ligatures w14:val="none"/>
            </w:rPr>
          </w:r>
        </w:p>
        <w:p>
          <w:pPr>
            <w:pStyle w:val="902"/>
            <w:pBdr/>
            <w:tabs>
              <w:tab w:val="left" w:leader="none" w:pos="1134"/>
              <w:tab w:val="right" w:leader="underscore" w:pos="9355"/>
            </w:tabs>
            <w:spacing/>
            <w:ind/>
            <w:rPr/>
          </w:pPr>
          <w:hyperlink w:tooltip="#_Toc24" w:anchor="_Toc24" w:history="1">
            <w:r>
              <w:rPr>
                <w:rFonts w:ascii="Arial" w:hAnsi="Arial" w:eastAsia="Arial" w:cs="Arial"/>
              </w:rPr>
              <w:t xml:space="preserve">2)</w:t>
            </w:r>
            <w:r>
              <w:tab/>
            </w:r>
            <w:r>
              <w:rPr>
                <w:rStyle w:val="898"/>
              </w:rPr>
            </w:r>
            <w:r>
              <w:rPr>
                <w:rStyle w:val="898"/>
              </w:rPr>
              <w:t xml:space="preserve">Inspección en Wireshark </w:t>
            </w:r>
            <w:r>
              <w:rPr>
                <w:rStyle w:val="898"/>
              </w:rPr>
            </w:r>
            <w:r>
              <w:tab/>
            </w:r>
            <w:r>
              <w:fldChar w:fldCharType="begin"/>
              <w:instrText xml:space="preserve">PAGEREF _Toc24 \h</w:instrText>
              <w:fldChar w:fldCharType="separate"/>
              <w:t xml:space="preserve">14</w:t>
              <w:fldChar w:fldCharType="end"/>
            </w:r>
          </w:hyperlink>
          <w:r/>
        </w:p>
        <w:p>
          <w:pPr>
            <w:pStyle w:val="900"/>
            <w:pBdr/>
            <w:tabs>
              <w:tab w:val="right" w:leader="underscore" w:pos="9355"/>
            </w:tabs>
            <w:spacing/>
            <w:ind/>
            <w:rPr>
              <w14:ligatures w14:val="none"/>
            </w:rPr>
          </w:pPr>
          <w:hyperlink w:tooltip="#_Toc25" w:anchor="_Toc25" w:history="1">
            <w:r>
              <w:rPr>
                <w:rStyle w:val="898"/>
              </w:rPr>
            </w:r>
            <w:r>
              <w:rPr>
                <w:rStyle w:val="898"/>
                <w:highlight w:val="none"/>
                <w:lang w:val="es-AR" w:bidi="es-AR"/>
              </w:rPr>
              <w:t xml:space="preserve">FUENTES</w:t>
            </w:r>
            <w:r>
              <w:rPr>
                <w:rStyle w:val="898"/>
                <w14:ligatures w14:val="none"/>
              </w:rPr>
            </w:r>
            <w:r>
              <w:tab/>
            </w:r>
            <w:r>
              <w:fldChar w:fldCharType="begin"/>
              <w:instrText xml:space="preserve">PAGEREF _Toc25 \h</w:instrText>
              <w:fldChar w:fldCharType="separate"/>
              <w:t xml:space="preserve">17</w:t>
              <w:fldChar w:fldCharType="end"/>
            </w:r>
          </w:hyperlink>
          <w:r>
            <w:rPr>
              <w14:ligatures w14:val="none"/>
            </w:rPr>
          </w:r>
        </w:p>
        <w:p>
          <w:pPr>
            <w:pBdr/>
            <w:spacing/>
            <w:ind/>
            <w:rPr/>
          </w:pPr>
          <w:r/>
          <w:r>
            <w:fldChar w:fldCharType="end"/>
          </w:r>
          <w:r/>
          <w:r/>
        </w:p>
      </w:sdtContent>
    </w:sdt>
    <w:p>
      <w:pPr>
        <w:pBdr/>
        <w:shd w:val="nil"/>
        <w:spacing/>
        <w:ind/>
        <w:rPr/>
      </w:pPr>
      <w:r>
        <w:br w:type="page" w:clear="all"/>
      </w:r>
      <w:r/>
      <w:r/>
    </w:p>
    <w:p>
      <w:pPr>
        <w:pStyle w:val="911"/>
        <w:pBdr/>
        <w:tabs>
          <w:tab w:val="right" w:leader="dot" w:pos="9355"/>
        </w:tabs>
        <w:spacing/>
        <w:ind/>
        <w:rPr/>
      </w:pPr>
      <w:r/>
      <w:r>
        <w:fldChar w:fldCharType="begin"/>
      </w:r>
      <w:r>
        <w:instrText xml:space="preserve">TOC \h \c "Figura"</w:instrText>
      </w:r>
      <w:r>
        <w:fldChar w:fldCharType="separate"/>
      </w:r>
      <w:r/>
      <w:hyperlink w:tooltip="#_Toc1" w:anchor="_Toc1" w:history="1">
        <w:r>
          <w:rPr>
            <w:rStyle w:val="898"/>
          </w:rPr>
        </w:r>
        <w:r>
          <w:rPr>
            <w:rStyle w:val="898"/>
          </w:rPr>
          <w:t xml:space="preserve">Figura </w:t>
        </w:r>
        <w:r>
          <w:rPr>
            <w:rStyle w:val="898"/>
          </w:rPr>
          <w:t xml:space="preserve">1</w:t>
        </w:r>
        <w:r>
          <w:rPr>
            <w:rStyle w:val="898"/>
            <w:lang w:val="es-AR"/>
          </w:rPr>
          <w:t xml:space="preserve">: prueba de chat python tcp 1</w:t>
        </w:r>
        <w:r>
          <w:rPr>
            <w:rStyle w:val="898"/>
          </w:rPr>
        </w:r>
        <w:r>
          <w:tab/>
        </w:r>
        <w:r>
          <w:fldChar w:fldCharType="begin"/>
          <w:instrText xml:space="preserve">PAGEREF _Toc1 \h</w:instrText>
          <w:fldChar w:fldCharType="separate"/>
          <w:t xml:space="preserve">4</w:t>
          <w:fldChar w:fldCharType="end"/>
        </w:r>
      </w:hyperlink>
      <w:r/>
    </w:p>
    <w:p>
      <w:pPr>
        <w:pStyle w:val="911"/>
        <w:pBdr/>
        <w:tabs>
          <w:tab w:val="right" w:leader="dot" w:pos="9355"/>
        </w:tabs>
        <w:spacing/>
        <w:ind/>
        <w:rPr/>
      </w:pPr>
      <w:hyperlink w:tooltip="#_Toc2" w:anchor="_Toc2" w:history="1">
        <w:r>
          <w:rPr>
            <w:rStyle w:val="898"/>
          </w:rPr>
        </w:r>
        <w:r>
          <w:rPr>
            <w:rStyle w:val="898"/>
          </w:rPr>
          <w:t xml:space="preserve">Figura </w:t>
        </w:r>
        <w:r>
          <w:rPr>
            <w:rStyle w:val="898"/>
          </w:rPr>
          <w:t xml:space="preserve">2</w:t>
        </w:r>
        <w:r>
          <w:rPr>
            <w:rStyle w:val="898"/>
            <w:lang w:val="es-AR"/>
          </w:rPr>
          <w:t xml:space="preserve">: </w:t>
        </w:r>
        <w:r>
          <w:rPr>
            <w:rStyle w:val="898"/>
            <w:lang w:val="es-AR"/>
          </w:rPr>
          <w:t xml:space="preserve">prueba de chat python tcp 2</w:t>
        </w:r>
        <w:r>
          <w:rPr>
            <w:rStyle w:val="898"/>
          </w:rPr>
        </w:r>
        <w:r>
          <w:tab/>
        </w:r>
        <w:r>
          <w:fldChar w:fldCharType="begin"/>
          <w:instrText xml:space="preserve">PAGEREF _Toc2 \h</w:instrText>
          <w:fldChar w:fldCharType="separate"/>
          <w:t xml:space="preserve">5</w:t>
          <w:fldChar w:fldCharType="end"/>
        </w:r>
      </w:hyperlink>
      <w:r/>
    </w:p>
    <w:p>
      <w:pPr>
        <w:pStyle w:val="911"/>
        <w:pBdr/>
        <w:tabs>
          <w:tab w:val="right" w:leader="dot" w:pos="9355"/>
        </w:tabs>
        <w:spacing/>
        <w:ind/>
        <w:rPr/>
      </w:pPr>
      <w:hyperlink w:tooltip="#_Toc3" w:anchor="_Toc3" w:history="1">
        <w:r>
          <w:rPr>
            <w:rStyle w:val="898"/>
          </w:rPr>
        </w:r>
        <w:r>
          <w:rPr>
            <w:rStyle w:val="898"/>
          </w:rPr>
          <w:t xml:space="preserve">Figura </w:t>
        </w:r>
        <w:r>
          <w:rPr>
            <w:rStyle w:val="898"/>
          </w:rPr>
          <w:t xml:space="preserve">3</w:t>
        </w:r>
        <w:r>
          <w:rPr>
            <w:rStyle w:val="898"/>
            <w:lang w:val="es-AR"/>
          </w:rPr>
          <w:t xml:space="preserve">: </w:t>
        </w:r>
        <w:r>
          <w:rPr>
            <w:rStyle w:val="898"/>
            <w:lang w:val="es-AR"/>
          </w:rPr>
          <w:t xml:space="preserve">prueba de chat python tcp 3</w:t>
        </w:r>
        <w:r>
          <w:rPr>
            <w:rStyle w:val="898"/>
          </w:rPr>
        </w:r>
        <w:r>
          <w:tab/>
        </w:r>
        <w:r>
          <w:fldChar w:fldCharType="begin"/>
          <w:instrText xml:space="preserve">PAGEREF _Toc3 \h</w:instrText>
          <w:fldChar w:fldCharType="separate"/>
          <w:t xml:space="preserve">5</w:t>
          <w:fldChar w:fldCharType="end"/>
        </w:r>
      </w:hyperlink>
      <w:r/>
    </w:p>
    <w:p>
      <w:pPr>
        <w:pStyle w:val="911"/>
        <w:pBdr/>
        <w:tabs>
          <w:tab w:val="right" w:leader="dot" w:pos="9355"/>
        </w:tabs>
        <w:spacing/>
        <w:ind/>
        <w:rPr/>
      </w:pPr>
      <w:hyperlink w:tooltip="#_Toc4" w:anchor="_Toc4" w:history="1">
        <w:r>
          <w:rPr>
            <w:rStyle w:val="898"/>
          </w:rPr>
        </w:r>
        <w:r>
          <w:rPr>
            <w:rStyle w:val="898"/>
          </w:rPr>
          <w:t xml:space="preserve">Figura </w:t>
        </w:r>
        <w:r>
          <w:rPr>
            <w:rStyle w:val="898"/>
          </w:rPr>
          <w:t xml:space="preserve">4</w:t>
        </w:r>
        <w:r>
          <w:rPr>
            <w:rStyle w:val="898"/>
            <w:lang w:val="es-AR"/>
          </w:rPr>
          <w:t xml:space="preserve">: Excepciones lanzadas cuando ocurre un error al desconectar cliente.</w:t>
        </w:r>
        <w:r>
          <w:rPr>
            <w:rStyle w:val="898"/>
          </w:rPr>
        </w:r>
        <w:r>
          <w:tab/>
        </w:r>
        <w:r>
          <w:fldChar w:fldCharType="begin"/>
          <w:instrText xml:space="preserve">PAGEREF _Toc4 \h</w:instrText>
          <w:fldChar w:fldCharType="separate"/>
          <w:t xml:space="preserve">6</w:t>
          <w:fldChar w:fldCharType="end"/>
        </w:r>
      </w:hyperlink>
      <w:r/>
    </w:p>
    <w:p>
      <w:pPr>
        <w:pStyle w:val="911"/>
        <w:pBdr/>
        <w:tabs>
          <w:tab w:val="right" w:leader="dot" w:pos="9355"/>
        </w:tabs>
        <w:spacing/>
        <w:ind/>
        <w:rPr/>
      </w:pPr>
      <w:hyperlink w:tooltip="#_Toc5" w:anchor="_Toc5" w:history="1">
        <w:r>
          <w:rPr>
            <w:rStyle w:val="898"/>
          </w:rPr>
        </w:r>
        <w:r>
          <w:rPr>
            <w:rStyle w:val="898"/>
          </w:rPr>
          <w:t xml:space="preserve">Figura </w:t>
        </w:r>
        <w:r>
          <w:rPr>
            <w:rStyle w:val="898"/>
          </w:rPr>
          <w:t xml:space="preserve">5</w:t>
        </w:r>
        <w:r>
          <w:rPr>
            <w:rStyle w:val="898"/>
            <w:lang w:val="es-AR"/>
          </w:rPr>
          <w:t xml:space="preserve">: Pila de </w:t>
        </w:r>
        <w:r>
          <w:rPr>
            <w:rStyle w:val="898"/>
            <w:lang w:val="es-AR"/>
          </w:rPr>
          <w:t xml:space="preserve">excepciones lanzadas.</w:t>
        </w:r>
        <w:r>
          <w:rPr>
            <w:rStyle w:val="898"/>
          </w:rPr>
        </w:r>
        <w:r>
          <w:tab/>
        </w:r>
        <w:r>
          <w:fldChar w:fldCharType="begin"/>
          <w:instrText xml:space="preserve">PAGEREF _Toc5 \h</w:instrText>
          <w:fldChar w:fldCharType="separate"/>
          <w:t xml:space="preserve">6</w:t>
          <w:fldChar w:fldCharType="end"/>
        </w:r>
      </w:hyperlink>
      <w:r/>
    </w:p>
    <w:p>
      <w:pPr>
        <w:pStyle w:val="911"/>
        <w:pBdr/>
        <w:tabs>
          <w:tab w:val="right" w:leader="dot" w:pos="9355"/>
        </w:tabs>
        <w:spacing/>
        <w:ind/>
        <w:rPr/>
      </w:pPr>
      <w:hyperlink w:tooltip="#_Toc6" w:anchor="_Toc6" w:history="1">
        <w:r>
          <w:rPr>
            <w:rStyle w:val="898"/>
          </w:rPr>
        </w:r>
        <w:r>
          <w:rPr>
            <w:rStyle w:val="898"/>
          </w:rPr>
          <w:t xml:space="preserve">Figura </w:t>
        </w:r>
        <w:r>
          <w:rPr>
            <w:rStyle w:val="898"/>
          </w:rPr>
          <w:t xml:space="preserve">6</w:t>
        </w:r>
        <w:r>
          <w:rPr>
            <w:rStyle w:val="898"/>
            <w:lang w:val="es-AR"/>
          </w:rPr>
          <w:t xml:space="preserve">: implementacion /quitar en cliente</w:t>
        </w:r>
        <w:r>
          <w:rPr>
            <w:rStyle w:val="898"/>
          </w:rPr>
        </w:r>
        <w:r>
          <w:tab/>
        </w:r>
        <w:r>
          <w:fldChar w:fldCharType="begin"/>
          <w:instrText xml:space="preserve">PAGEREF _Toc6 \h</w:instrText>
          <w:fldChar w:fldCharType="separate"/>
          <w:t xml:space="preserve">6</w:t>
          <w:fldChar w:fldCharType="end"/>
        </w:r>
      </w:hyperlink>
      <w:r/>
    </w:p>
    <w:p>
      <w:pPr>
        <w:pStyle w:val="911"/>
        <w:pBdr/>
        <w:tabs>
          <w:tab w:val="right" w:leader="dot" w:pos="9355"/>
        </w:tabs>
        <w:spacing/>
        <w:ind/>
        <w:rPr/>
      </w:pPr>
      <w:hyperlink w:tooltip="#_Toc7" w:anchor="_Toc7" w:history="1">
        <w:r>
          <w:rPr>
            <w:rStyle w:val="898"/>
          </w:rPr>
        </w:r>
        <w:r>
          <w:rPr>
            <w:rStyle w:val="898"/>
          </w:rPr>
          <w:t xml:space="preserve">Figura </w:t>
        </w:r>
        <w:r>
          <w:rPr>
            <w:rStyle w:val="898"/>
          </w:rPr>
          <w:t xml:space="preserve">7</w:t>
        </w:r>
        <w:r>
          <w:rPr>
            <w:rStyle w:val="898"/>
            <w:lang w:val="es-AR"/>
          </w:rPr>
          <w:t xml:space="preserve">: implementacion /listar y /quitar en servidor.</w:t>
        </w:r>
        <w:r>
          <w:rPr>
            <w:rStyle w:val="898"/>
          </w:rPr>
        </w:r>
        <w:r>
          <w:tab/>
        </w:r>
        <w:r>
          <w:fldChar w:fldCharType="begin"/>
          <w:instrText xml:space="preserve">PAGEREF _Toc7 \h</w:instrText>
          <w:fldChar w:fldCharType="separate"/>
          <w:t xml:space="preserve">7</w:t>
          <w:fldChar w:fldCharType="end"/>
        </w:r>
      </w:hyperlink>
      <w:r/>
    </w:p>
    <w:p>
      <w:pPr>
        <w:pStyle w:val="911"/>
        <w:pBdr/>
        <w:tabs>
          <w:tab w:val="right" w:leader="dot" w:pos="9355"/>
        </w:tabs>
        <w:spacing/>
        <w:ind/>
        <w:rPr/>
      </w:pPr>
      <w:hyperlink w:tooltip="#_Toc8" w:anchor="_Toc8" w:history="1">
        <w:r>
          <w:rPr>
            <w:rStyle w:val="898"/>
          </w:rPr>
        </w:r>
        <w:r>
          <w:rPr>
            <w:rStyle w:val="898"/>
          </w:rPr>
          <w:t xml:space="preserve">Figura </w:t>
        </w:r>
        <w:r>
          <w:rPr>
            <w:rStyle w:val="898"/>
          </w:rPr>
          <w:t xml:space="preserve">8</w:t>
        </w:r>
        <w:r>
          <w:rPr>
            <w:rStyle w:val="898"/>
            <w:lang w:val="es-AR"/>
          </w:rPr>
          <w:t xml:space="preserve">: prueba usu1 chat tcp java</w:t>
        </w:r>
        <w:r>
          <w:rPr>
            <w:rStyle w:val="898"/>
          </w:rPr>
        </w:r>
        <w:r>
          <w:tab/>
        </w:r>
        <w:r>
          <w:fldChar w:fldCharType="begin"/>
          <w:instrText xml:space="preserve">PAGEREF _Toc8 \h</w:instrText>
          <w:fldChar w:fldCharType="separate"/>
          <w:t xml:space="preserve">13</w:t>
          <w:fldChar w:fldCharType="end"/>
        </w:r>
      </w:hyperlink>
      <w:r/>
    </w:p>
    <w:p>
      <w:pPr>
        <w:pStyle w:val="911"/>
        <w:pBdr/>
        <w:tabs>
          <w:tab w:val="right" w:leader="dot" w:pos="9355"/>
        </w:tabs>
        <w:spacing/>
        <w:ind/>
        <w:rPr/>
      </w:pPr>
      <w:hyperlink w:tooltip="#_Toc9" w:anchor="_Toc9" w:history="1">
        <w:r>
          <w:rPr>
            <w:rStyle w:val="898"/>
          </w:rPr>
        </w:r>
        <w:r>
          <w:rPr>
            <w:rStyle w:val="898"/>
          </w:rPr>
          <w:t xml:space="preserve">Figura </w:t>
        </w:r>
        <w:r>
          <w:rPr>
            <w:rStyle w:val="898"/>
          </w:rPr>
          <w:t xml:space="preserve">9</w:t>
        </w:r>
        <w:r>
          <w:rPr>
            <w:rStyle w:val="898"/>
            <w:lang w:val="es-AR"/>
          </w:rPr>
          <w:t xml:space="preserve">: </w:t>
        </w:r>
        <w:r>
          <w:rPr>
            <w:rStyle w:val="898"/>
            <w:lang w:val="es-AR"/>
          </w:rPr>
          <w:t xml:space="preserve">prueba usu2 chat tcp java</w:t>
        </w:r>
        <w:r>
          <w:rPr>
            <w:rStyle w:val="898"/>
          </w:rPr>
        </w:r>
        <w:r>
          <w:tab/>
        </w:r>
        <w:r>
          <w:fldChar w:fldCharType="begin"/>
          <w:instrText xml:space="preserve">PAGEREF _Toc9 \h</w:instrText>
          <w:fldChar w:fldCharType="separate"/>
          <w:t xml:space="preserve">13</w:t>
          <w:fldChar w:fldCharType="end"/>
        </w:r>
      </w:hyperlink>
      <w:r/>
    </w:p>
    <w:p>
      <w:pPr>
        <w:pStyle w:val="911"/>
        <w:pBdr/>
        <w:tabs>
          <w:tab w:val="right" w:leader="dot" w:pos="9355"/>
        </w:tabs>
        <w:spacing/>
        <w:ind/>
        <w:rPr/>
      </w:pPr>
      <w:hyperlink w:tooltip="#_Toc10" w:anchor="_Toc10" w:history="1">
        <w:r>
          <w:rPr>
            <w:rStyle w:val="898"/>
          </w:rPr>
        </w:r>
        <w:r>
          <w:rPr>
            <w:rStyle w:val="898"/>
          </w:rPr>
          <w:t xml:space="preserve">Figura </w:t>
        </w:r>
        <w:r>
          <w:rPr>
            <w:rStyle w:val="898"/>
          </w:rPr>
          <w:t xml:space="preserve">10</w:t>
        </w:r>
        <w:r>
          <w:rPr>
            <w:rStyle w:val="898"/>
            <w:lang w:val="es-AR"/>
          </w:rPr>
          <w:t xml:space="preserve">: prueba servidor TCP java</w:t>
        </w:r>
        <w:r>
          <w:rPr>
            <w:rStyle w:val="898"/>
          </w:rPr>
        </w:r>
        <w:r>
          <w:tab/>
        </w:r>
        <w:r>
          <w:fldChar w:fldCharType="begin"/>
          <w:instrText xml:space="preserve">PAGEREF _Toc10 \h</w:instrText>
          <w:fldChar w:fldCharType="separate"/>
          <w:t xml:space="preserve">14</w:t>
          <w:fldChar w:fldCharType="end"/>
        </w:r>
      </w:hyperlink>
      <w:r/>
    </w:p>
    <w:p>
      <w:pPr>
        <w:pStyle w:val="911"/>
        <w:pBdr/>
        <w:tabs>
          <w:tab w:val="right" w:leader="dot" w:pos="9355"/>
        </w:tabs>
        <w:spacing/>
        <w:ind/>
        <w:rPr/>
      </w:pPr>
      <w:hyperlink w:tooltip="#_Toc11" w:anchor="_Toc11" w:history="1">
        <w:r>
          <w:rPr>
            <w:rStyle w:val="898"/>
          </w:rPr>
        </w:r>
        <w:r>
          <w:rPr>
            <w:rStyle w:val="898"/>
          </w:rPr>
          <w:t xml:space="preserve">Figura </w:t>
        </w:r>
        <w:r>
          <w:rPr>
            <w:rStyle w:val="898"/>
          </w:rPr>
          <w:t xml:space="preserve">11</w:t>
        </w:r>
        <w:r>
          <w:rPr>
            <w:rStyle w:val="898"/>
            <w:lang w:val="es-AR"/>
          </w:rPr>
          <w:t xml:space="preserve">: wireshark observacion del chat con TCP</w:t>
        </w:r>
        <w:r>
          <w:rPr>
            <w:rStyle w:val="898"/>
          </w:rPr>
        </w:r>
        <w:r>
          <w:tab/>
        </w:r>
        <w:r>
          <w:fldChar w:fldCharType="begin"/>
          <w:instrText xml:space="preserve">PAGEREF _Toc11 \h</w:instrText>
          <w:fldChar w:fldCharType="separate"/>
          <w:t xml:space="preserve">14</w:t>
          <w:fldChar w:fldCharType="end"/>
        </w:r>
      </w:hyperlink>
      <w:r/>
    </w:p>
    <w:p>
      <w:pPr>
        <w:pStyle w:val="911"/>
        <w:pBdr/>
        <w:tabs>
          <w:tab w:val="right" w:leader="dot" w:pos="9355"/>
        </w:tabs>
        <w:spacing/>
        <w:ind/>
        <w:rPr/>
      </w:pPr>
      <w:hyperlink w:tooltip="#_Toc12" w:anchor="_Toc12" w:history="1">
        <w:r>
          <w:rPr>
            <w:rStyle w:val="898"/>
          </w:rPr>
        </w:r>
        <w:r>
          <w:rPr>
            <w:rStyle w:val="898"/>
          </w:rPr>
          <w:t xml:space="preserve">Figura </w:t>
        </w:r>
        <w:r>
          <w:rPr>
            <w:rStyle w:val="898"/>
          </w:rPr>
          <w:t xml:space="preserve">12</w:t>
        </w:r>
        <w:r>
          <w:rPr>
            <w:rStyle w:val="898"/>
            <w:lang w:val="es-AR"/>
          </w:rPr>
          <w:t xml:space="preserve">: </w:t>
        </w:r>
        <w:r>
          <w:rPr>
            <w:rStyle w:val="898"/>
            <w:lang w:val="es-AR"/>
          </w:rPr>
          <w:t xml:space="preserve">wireshark observacion del chat con UDP</w:t>
        </w:r>
        <w:r>
          <w:rPr>
            <w:rStyle w:val="898"/>
          </w:rPr>
        </w:r>
        <w:r>
          <w:tab/>
        </w:r>
        <w:r>
          <w:fldChar w:fldCharType="begin"/>
          <w:instrText xml:space="preserve">PAGEREF _Toc12 \h</w:instrText>
          <w:fldChar w:fldCharType="separate"/>
          <w:t xml:space="preserve">14</w:t>
          <w:fldChar w:fldCharType="end"/>
        </w:r>
      </w:hyperlink>
      <w:r/>
    </w:p>
    <w:p>
      <w:pPr>
        <w:pBdr/>
        <w:spacing/>
        <w:ind/>
        <w:rPr/>
      </w:pPr>
      <w:r/>
      <w:r>
        <w:fldChar w:fldCharType="end"/>
      </w:r>
      <w:r/>
      <w:r/>
    </w:p>
    <w:p>
      <w:pPr>
        <w:pBdr/>
        <w:spacing/>
        <w:ind/>
        <w:rPr/>
        <w:sectPr>
          <w:footnotePr/>
          <w:endnotePr/>
          <w:type w:val="nextPage"/>
          <w:pgSz w:h="16838" w:orient="portrait" w:w="11906"/>
          <w:pgMar w:top="1134" w:right="850" w:bottom="1134" w:left="1701" w:header="709" w:footer="709" w:gutter="0"/>
          <w:cols w:num="1" w:sep="0" w:space="708" w:equalWidth="1"/>
        </w:sectPr>
      </w:pPr>
      <w:r>
        <w:rPr>
          <w:shd w:val="clear" w:color="auto" w:fill="auto"/>
        </w:rPr>
      </w:r>
      <w:r/>
    </w:p>
    <w:p>
      <w:pPr>
        <w:pStyle w:val="853"/>
        <w:pBdr/>
        <w:spacing/>
        <w:ind/>
        <w:rPr/>
      </w:pPr>
      <w:r/>
      <w:bookmarkStart w:id="13" w:name="_Toc12"/>
      <w:r/>
      <w:bookmarkStart w:id="1" w:name="_heading=h.tzauhb2d6b6"/>
      <w:r/>
      <w:bookmarkEnd w:id="1"/>
      <w:r>
        <w:rPr>
          <w:rtl w:val="0"/>
        </w:rPr>
        <w:t xml:space="preserve">DESARROLLO</w:t>
      </w:r>
      <w:r/>
      <w:bookmarkEnd w:id="13"/>
      <w:r/>
      <w:r/>
    </w:p>
    <w:p>
      <w:pPr>
        <w:pBdr/>
        <w:spacing/>
        <w:ind/>
        <w:rPr>
          <w:highlight w:val="none"/>
          <w:lang w:val="es-AR"/>
        </w:rPr>
      </w:pPr>
      <w:r>
        <w:rPr>
          <w:highlight w:val="none"/>
          <w:lang w:val="es-AR"/>
        </w:rPr>
      </w:r>
      <w:r>
        <w:rPr>
          <w:highlight w:val="none"/>
          <w:lang w:val="es-AR"/>
        </w:rPr>
      </w:r>
      <w:r>
        <w:rPr>
          <w:highlight w:val="none"/>
          <w:lang w:val="es-AR"/>
        </w:rPr>
      </w:r>
    </w:p>
    <w:p>
      <w:pPr>
        <w:pStyle w:val="854"/>
        <w:pBdr/>
        <w:spacing/>
        <w:ind/>
        <w:rPr>
          <w:b/>
          <w:bCs/>
          <w:sz w:val="28"/>
          <w:szCs w:val="28"/>
          <w:highlight w:val="none"/>
          <w:u w:val="single"/>
          <w14:ligatures w14:val="none"/>
        </w:rPr>
      </w:pPr>
      <w:r/>
      <w:bookmarkStart w:id="14" w:name="_Toc13"/>
      <w:r>
        <w:rPr>
          <w:highlight w:val="none"/>
          <w:lang w:val="es-AR" w:bidi="es-AR"/>
        </w:rPr>
        <w:t xml:space="preserve">Ejercicio </w:t>
      </w:r>
      <w:r>
        <w:rPr>
          <w:b/>
          <w:bCs/>
          <w:sz w:val="28"/>
          <w:szCs w:val="28"/>
          <w:highlight w:val="none"/>
          <w:u w:val="single"/>
          <w:lang w:val="es-AR" w:bidi="es-AR"/>
        </w:rPr>
        <w:t xml:space="preserve">1:</w:t>
      </w:r>
      <w:r/>
      <w:bookmarkEnd w:id="14"/>
      <w:r/>
      <w:r>
        <w:rPr>
          <w:b/>
          <w:bCs/>
          <w:sz w:val="28"/>
          <w:szCs w:val="28"/>
          <w:highlight w:val="none"/>
          <w:u w:val="single"/>
          <w14:ligatures w14:val="none"/>
        </w:rPr>
      </w:r>
    </w:p>
    <w:p>
      <w:pPr>
        <w:pStyle w:val="855"/>
        <w:numPr>
          <w:ilvl w:val="0"/>
          <w:numId w:val="10"/>
        </w:numPr>
        <w:pBdr/>
        <w:spacing/>
        <w:ind/>
        <w:jc w:val="both"/>
        <w:rPr>
          <w:b w:val="0"/>
          <w:bCs w:val="0"/>
        </w:rPr>
      </w:pPr>
      <w:r/>
      <w:bookmarkStart w:id="15" w:name="_Toc14"/>
      <w:r>
        <w:rPr>
          <w:b w:val="0"/>
          <w:bCs w:val="0"/>
          <w:sz w:val="24"/>
          <w:szCs w:val="24"/>
          <w:highlight w:val="none"/>
          <w:lang w:val="es-AR" w:bidi="es-AR"/>
        </w:rPr>
        <w:t xml:space="preserve">Diseño y desarrollo aplicacion chat.</w:t>
      </w:r>
      <w:r/>
      <w:bookmarkEnd w:id="15"/>
      <w:r/>
      <w:r>
        <w:rPr>
          <w:b w:val="0"/>
          <w:bCs w:val="0"/>
        </w:rPr>
      </w:r>
    </w:p>
    <w:p>
      <w:pPr>
        <w:pBdr/>
        <w:spacing/>
        <w:ind w:firstLine="0" w:left="0"/>
        <w:rPr>
          <w:highlight w:val="none"/>
          <w14:ligatures w14:val="none"/>
        </w:rPr>
      </w:pPr>
      <w:del w:id="0" w:author="Felix" w:date="2025-10-08T23:22:36Z" oouserid="Felix">
        <w:r>
          <w:rPr>
            <w:highlight w:val="none"/>
            <w:lang w:val="es-AR" w:bidi="es-AR"/>
          </w:rPr>
        </w:r>
      </w:del>
      <w:r>
        <w:rPr>
          <w:highlight w:val="none"/>
          <w:lang w:val="es-AR" w:bidi="es-AR"/>
        </w:rPr>
        <w:t xml:space="preserve">Para diseñar un servicio de mensajería por sockets, es importante entender que los sockets conectan la capa de red con la de aplicación y existen dos tipos principales según el protocolo: TCP, que es confiable y orientado a conexión, garantiza la entrega y </w:t>
      </w:r>
      <w:r>
        <w:rPr>
          <w:highlight w:val="none"/>
          <w:lang w:val="es-AR" w:bidi="es-AR"/>
        </w:rPr>
        <w:t xml:space="preserve">el orden de los datos mediante un proceso de handshake; y UDP, que es más rápido y sencillo pero no garantiza la entrega ni el orden, enviando mensajes sin confirmación. Para la comunicación, se necesitan direcciones IP y números de puerto que identifican l</w:t>
      </w:r>
      <w:r>
        <w:rPr>
          <w:highlight w:val="none"/>
          <w:lang w:val="es-AR" w:bidi="es-AR"/>
        </w:rPr>
        <w:t xml:space="preserve">as máquinas y aplicaciones, respectivamente. En TCP, cada conexión se identifica por una combinación única de direcciones IP y puertos de servidor y cliente.</w:t>
      </w:r>
      <w:r/>
      <w:r>
        <w:rPr>
          <w:highlight w:val="none"/>
          <w:lang w:val="es-AR" w:bidi="es-AR"/>
        </w:rPr>
      </w:r>
    </w:p>
    <w:p>
      <w:pPr>
        <w:pBdr/>
        <w:spacing/>
        <w:ind/>
        <w:rPr/>
      </w:pPr>
      <w:r>
        <w:rPr>
          <w:b w:val="0"/>
          <w:bCs w:val="0"/>
          <w:sz w:val="24"/>
          <w:szCs w:val="24"/>
          <w:highlight w:val="none"/>
          <w:lang w:val="es-AR" w:bidi="es-AR"/>
        </w:rPr>
      </w:r>
      <w:r>
        <w:rPr>
          <w:b w:val="0"/>
          <w:bCs w:val="0"/>
          <w:sz w:val="24"/>
          <w:szCs w:val="24"/>
          <w:highlight w:val="none"/>
          <w:lang w:val="es-AR" w:bidi="es-AR"/>
        </w:rPr>
      </w:r>
      <w:r>
        <w:rPr>
          <w:b w:val="0"/>
          <w:bCs w:val="0"/>
          <w:sz w:val="24"/>
          <w:szCs w:val="24"/>
          <w:highlight w:val="none"/>
          <w:lang w:val="es-AR" w:bidi="es-AR"/>
        </w:rPr>
      </w:r>
    </w:p>
    <w:p>
      <w:pPr>
        <w:pStyle w:val="855"/>
        <w:numPr>
          <w:ilvl w:val="0"/>
          <w:numId w:val="10"/>
        </w:numPr>
        <w:pBdr/>
        <w:spacing/>
        <w:ind/>
        <w:jc w:val="both"/>
        <w:rPr>
          <w:b w:val="0"/>
          <w:bCs w:val="0"/>
        </w:rPr>
      </w:pPr>
      <w:r/>
      <w:bookmarkStart w:id="16" w:name="_Toc15"/>
      <w:r>
        <w:rPr>
          <w:b w:val="0"/>
          <w:bCs w:val="0"/>
          <w:sz w:val="24"/>
          <w:szCs w:val="24"/>
          <w:highlight w:val="none"/>
          <w:lang w:val="es-AR" w:bidi="es-AR"/>
        </w:rPr>
        <w:t xml:space="preserve">Aplicacion </w:t>
      </w:r>
      <w:r/>
      <w:bookmarkEnd w:id="16"/>
      <w:r/>
      <w:r>
        <w:rPr>
          <w:b w:val="0"/>
          <w:bCs w:val="0"/>
        </w:rPr>
      </w:r>
    </w:p>
    <w:p>
      <w:pPr>
        <w:pBdr/>
        <w:spacing/>
        <w:ind/>
        <w:rPr/>
      </w:pPr>
      <w:r>
        <w:rPr>
          <w:b w:val="0"/>
          <w:bCs w:val="0"/>
          <w:sz w:val="24"/>
          <w:szCs w:val="24"/>
          <w:highlight w:val="none"/>
        </w:rPr>
      </w:r>
      <w:r>
        <w:rPr>
          <w:b w:val="0"/>
          <w:bCs w:val="0"/>
          <w:lang w:val="es-AR"/>
        </w:rPr>
        <w:t xml:space="preserve">A continuacion se puede ver verificaicones de la aplicacion funcionando.</w:t>
      </w:r>
      <w:r/>
    </w:p>
    <w:p>
      <w:pPr>
        <w:pStyle w:val="855"/>
        <w:numPr>
          <w:ilvl w:val="0"/>
          <w:numId w:val="10"/>
        </w:numPr>
        <w:pBdr/>
        <w:spacing/>
        <w:ind/>
        <w:jc w:val="both"/>
        <w:rPr>
          <w:b w:val="0"/>
          <w:bCs w:val="0"/>
        </w:rPr>
      </w:pPr>
      <w:r/>
      <w:bookmarkStart w:id="17" w:name="_Toc16"/>
      <w:r>
        <w:rPr>
          <w:b w:val="0"/>
          <w:bCs w:val="0"/>
          <w:sz w:val="24"/>
          <w:szCs w:val="24"/>
          <w:highlight w:val="none"/>
          <w:lang w:val="es-AR" w:bidi="es-AR"/>
        </w:rPr>
      </w:r>
      <w:r>
        <w:rPr>
          <w:b w:val="0"/>
          <w:bCs w:val="0"/>
        </w:rPr>
        <w:t xml:space="preserve">Interfaz de usuario.</w:t>
      </w:r>
      <w:r/>
      <w:bookmarkEnd w:id="17"/>
      <w:r/>
      <w:r>
        <w:rPr>
          <w:b w:val="0"/>
          <w:bCs w:val="0"/>
        </w:rPr>
      </w:r>
    </w:p>
    <w:p>
      <w:pPr>
        <w:pBdr/>
        <w:spacing/>
        <w:ind/>
        <w:rPr>
          <w:b w:val="0"/>
          <w:bCs w:val="0"/>
          <w:sz w:val="24"/>
          <w:szCs w:val="24"/>
          <w:highlight w:val="none"/>
          <w:lang w:val="es-AR" w:bidi="es-AR"/>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24007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59583" name=""/>
                        <pic:cNvPicPr>
                          <a:picLocks noChangeAspect="1"/>
                        </pic:cNvPicPr>
                        <pic:nvPr/>
                      </pic:nvPicPr>
                      <pic:blipFill>
                        <a:blip r:embed="rId12"/>
                        <a:stretch/>
                      </pic:blipFill>
                      <pic:spPr bwMode="auto">
                        <a:xfrm>
                          <a:off x="0" y="0"/>
                          <a:ext cx="5940424" cy="2400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89.03pt;mso-wrap-distance-left:0.00pt;mso-wrap-distance-top:0.00pt;mso-wrap-distance-right:0.00pt;mso-wrap-distance-bottom:0.00pt;z-index:1;" stroked="false">
                <v:imagedata r:id="rId12" o:title=""/>
                <o:lock v:ext="edit" rotation="t"/>
              </v:shape>
            </w:pict>
          </mc:Fallback>
        </mc:AlternateContent>
      </w:r>
      <w:r>
        <w:rPr>
          <w:b w:val="0"/>
          <w:bCs w:val="0"/>
          <w:sz w:val="24"/>
          <w:szCs w:val="24"/>
          <w:highlight w:val="none"/>
          <w:lang w:val="es-AR" w:bidi="es-AR"/>
        </w:rPr>
      </w:r>
      <w:r/>
    </w:p>
    <w:p>
      <w:pPr>
        <w:pStyle w:val="891"/>
        <w:pBdr/>
        <w:spacing/>
        <w:ind/>
        <w:rPr/>
      </w:pPr>
      <w:r/>
      <w:r>
        <w:t xml:space="preserve">Figura </w:t>
      </w:r>
      <w:r>
        <w:fldChar w:fldCharType="begin"/>
        <w:instrText xml:space="preserve"> SEQ Figura \* Arabic </w:instrText>
        <w:fldChar w:fldCharType="separate"/>
      </w:r>
      <w:r>
        <w:t xml:space="preserve">1</w:t>
      </w:r>
      <w:r>
        <w:fldChar w:fldCharType="end"/>
      </w:r>
      <w:r>
        <w:rPr>
          <w:lang w:val="es-AR"/>
        </w:rPr>
        <w:t xml:space="preserve">: prueba de chat python tcp 1</w:t>
      </w:r>
      <w:r/>
      <w:r/>
      <w:r/>
    </w:p>
    <w:p>
      <w:pPr>
        <w:pBdr/>
        <w:spacing/>
        <w:ind/>
        <w:rPr>
          <w:b w:val="0"/>
          <w:bCs w:val="0"/>
          <w:sz w:val="24"/>
          <w:szCs w:val="24"/>
          <w:highlight w:val="none"/>
          <w:lang w:val="es-AR" w:bidi="es-AR"/>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239437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5703" name=""/>
                        <pic:cNvPicPr>
                          <a:picLocks noChangeAspect="1"/>
                        </pic:cNvPicPr>
                        <pic:nvPr/>
                      </pic:nvPicPr>
                      <pic:blipFill>
                        <a:blip r:embed="rId13"/>
                        <a:stretch/>
                      </pic:blipFill>
                      <pic:spPr bwMode="auto">
                        <a:xfrm>
                          <a:off x="0" y="0"/>
                          <a:ext cx="5940424" cy="2394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88.53pt;mso-wrap-distance-left:0.00pt;mso-wrap-distance-top:0.00pt;mso-wrap-distance-right:0.00pt;mso-wrap-distance-bottom:0.00pt;z-index:1;" stroked="false">
                <v:imagedata r:id="rId13" o:title=""/>
                <o:lock v:ext="edit" rotation="t"/>
              </v:shape>
            </w:pict>
          </mc:Fallback>
        </mc:AlternateContent>
      </w:r>
      <w:r>
        <w:rPr>
          <w:b w:val="0"/>
          <w:bCs w:val="0"/>
          <w:sz w:val="24"/>
          <w:szCs w:val="24"/>
          <w:highlight w:val="none"/>
          <w:lang w:val="es-AR" w:bidi="es-AR"/>
        </w:rPr>
      </w:r>
      <w:r/>
    </w:p>
    <w:p>
      <w:pPr>
        <w:pStyle w:val="891"/>
        <w:pBdr/>
        <w:spacing/>
        <w:ind/>
        <w:rPr/>
      </w:pPr>
      <w:r/>
      <w:r>
        <w:t xml:space="preserve">Figura </w:t>
      </w:r>
      <w:r>
        <w:fldChar w:fldCharType="begin"/>
        <w:instrText xml:space="preserve"> SEQ Figura \* Arabic </w:instrText>
        <w:fldChar w:fldCharType="separate"/>
      </w:r>
      <w:r>
        <w:t xml:space="preserve">2</w:t>
      </w:r>
      <w:r>
        <w:fldChar w:fldCharType="end"/>
      </w:r>
      <w:r>
        <w:rPr>
          <w:lang w:val="es-AR"/>
        </w:rPr>
        <w:t xml:space="preserve">: </w:t>
      </w:r>
      <w:r>
        <w:rPr>
          <w:lang w:val="es-AR"/>
        </w:rPr>
        <w:t xml:space="preserve">prueba de chat python tcp 2</w:t>
      </w:r>
      <w:r/>
      <w:r/>
      <w:r/>
    </w:p>
    <w:p>
      <w:pPr>
        <w:pBdr/>
        <w:spacing/>
        <w:ind/>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23950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9959" name=""/>
                        <pic:cNvPicPr>
                          <a:picLocks noChangeAspect="1"/>
                        </pic:cNvPicPr>
                        <pic:nvPr/>
                      </pic:nvPicPr>
                      <pic:blipFill>
                        <a:blip r:embed="rId14"/>
                        <a:stretch/>
                      </pic:blipFill>
                      <pic:spPr bwMode="auto">
                        <a:xfrm>
                          <a:off x="0" y="0"/>
                          <a:ext cx="5940424" cy="2395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88.59pt;mso-wrap-distance-left:0.00pt;mso-wrap-distance-top:0.00pt;mso-wrap-distance-right:0.00pt;mso-wrap-distance-bottom:0.00pt;z-index:1;" stroked="false">
                <v:imagedata r:id="rId14" o:title=""/>
                <o:lock v:ext="edit" rotation="t"/>
              </v:shape>
            </w:pict>
          </mc:Fallback>
        </mc:AlternateContent>
      </w:r>
      <w:r>
        <w:rPr>
          <w:b w:val="0"/>
          <w:bCs w:val="0"/>
          <w:sz w:val="24"/>
          <w:szCs w:val="24"/>
          <w:highlight w:val="none"/>
          <w:lang w:val="es-AR" w:bidi="es-AR"/>
        </w:rPr>
      </w:r>
      <w:r>
        <w:rPr>
          <w:b w:val="0"/>
          <w:bCs w:val="0"/>
          <w:sz w:val="24"/>
          <w:szCs w:val="24"/>
          <w:highlight w:val="none"/>
          <w:lang w:val="es-AR" w:bidi="es-AR"/>
        </w:rPr>
      </w:r>
    </w:p>
    <w:p>
      <w:pPr>
        <w:pStyle w:val="891"/>
        <w:pBdr/>
        <w:spacing/>
        <w:ind/>
        <w:rPr/>
      </w:pPr>
      <w:r/>
      <w:r>
        <w:t xml:space="preserve">Figura </w:t>
      </w:r>
      <w:r>
        <w:fldChar w:fldCharType="begin"/>
        <w:instrText xml:space="preserve"> SEQ Figura \* Arabic </w:instrText>
        <w:fldChar w:fldCharType="separate"/>
      </w:r>
      <w:r>
        <w:t xml:space="preserve">3</w:t>
      </w:r>
      <w:r>
        <w:fldChar w:fldCharType="end"/>
      </w:r>
      <w:r>
        <w:rPr>
          <w:lang w:val="es-AR"/>
        </w:rPr>
        <w:t xml:space="preserve">: </w:t>
      </w:r>
      <w:r>
        <w:rPr>
          <w:lang w:val="es-AR"/>
        </w:rPr>
        <w:t xml:space="preserve">prueba de chat python tcp 3</w:t>
      </w:r>
      <w:r/>
      <w:r/>
      <w:r/>
    </w:p>
    <w:p>
      <w:pPr>
        <w:pStyle w:val="855"/>
        <w:numPr>
          <w:ilvl w:val="0"/>
          <w:numId w:val="10"/>
        </w:numPr>
        <w:pBdr/>
        <w:spacing/>
        <w:ind/>
        <w:jc w:val="both"/>
        <w:rPr>
          <w:b w:val="0"/>
          <w:bCs w:val="0"/>
        </w:rPr>
      </w:pPr>
      <w:r/>
      <w:bookmarkStart w:id="18" w:name="_Toc17"/>
      <w:r>
        <w:rPr>
          <w:b w:val="0"/>
          <w:bCs w:val="0"/>
          <w:sz w:val="24"/>
          <w:szCs w:val="24"/>
          <w:highlight w:val="none"/>
        </w:rPr>
        <w:t xml:space="preserve">Retransmitir mensajes</w:t>
      </w:r>
      <w:r/>
      <w:bookmarkEnd w:id="18"/>
      <w:r/>
      <w:r>
        <w:rPr>
          <w:b w:val="0"/>
          <w:bCs w:val="0"/>
        </w:rPr>
      </w:r>
    </w:p>
    <w:p>
      <w:pPr>
        <w:pBdr/>
        <w:spacing/>
        <w:ind/>
        <w:rPr/>
      </w:pPr>
      <w:r>
        <w:rPr>
          <w:b w:val="0"/>
          <w:bCs w:val="0"/>
          <w:sz w:val="24"/>
          <w:szCs w:val="24"/>
          <w:highlight w:val="none"/>
          <w:lang w:val="es-AR" w:bidi="es-AR"/>
        </w:rPr>
        <w:t xml:space="preserve">Los mensajes de los hosts son recibidor por el servidor y son retransmitidos por broadcats a los demas hosts, a cada host le es asignado un hilo propio de procesador.</w:t>
      </w:r>
      <w:r>
        <w:rPr>
          <w:b w:val="0"/>
          <w:bCs w:val="0"/>
          <w:sz w:val="24"/>
          <w:szCs w:val="24"/>
          <w:highlight w:val="none"/>
          <w:lang w:val="es-AR" w:bidi="es-AR"/>
        </w:rPr>
      </w:r>
      <w:r/>
    </w:p>
    <w:p>
      <w:pPr>
        <w:pStyle w:val="855"/>
        <w:numPr>
          <w:ilvl w:val="0"/>
          <w:numId w:val="10"/>
        </w:numPr>
        <w:pBdr/>
        <w:spacing/>
        <w:ind/>
        <w:jc w:val="both"/>
        <w:rPr>
          <w:b w:val="0"/>
          <w:bCs w:val="0"/>
        </w:rPr>
      </w:pPr>
      <w:r/>
      <w:bookmarkStart w:id="19" w:name="_Toc18"/>
      <w:r>
        <w:rPr>
          <w:b w:val="0"/>
          <w:bCs w:val="0"/>
          <w:sz w:val="24"/>
          <w:szCs w:val="24"/>
          <w:highlight w:val="none"/>
          <w:lang w:val="es-AR" w:bidi="es-AR"/>
        </w:rPr>
        <w:t xml:space="preserve">Errores de conexion y desconexion</w:t>
      </w:r>
      <w:r/>
      <w:bookmarkEnd w:id="19"/>
      <w:r/>
      <w:r>
        <w:rPr>
          <w:b w:val="0"/>
          <w:bCs w:val="0"/>
        </w:rPr>
      </w:r>
    </w:p>
    <w:p>
      <w:pPr>
        <w:pBdr/>
        <w:spacing/>
        <w:ind/>
        <w:rPr>
          <w:b w:val="0"/>
          <w:bCs w:val="0"/>
          <w:sz w:val="24"/>
          <w:szCs w:val="24"/>
          <w:highlight w:val="none"/>
          <w:lang w:val="es-AR" w:bidi="es-AR"/>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270727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2503" name=""/>
                        <pic:cNvPicPr>
                          <a:picLocks noChangeAspect="1"/>
                        </pic:cNvPicPr>
                        <pic:nvPr/>
                      </pic:nvPicPr>
                      <pic:blipFill>
                        <a:blip r:embed="rId15"/>
                        <a:stretch/>
                      </pic:blipFill>
                      <pic:spPr bwMode="auto">
                        <a:xfrm>
                          <a:off x="0" y="0"/>
                          <a:ext cx="5940424" cy="2707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13.17pt;mso-wrap-distance-left:0.00pt;mso-wrap-distance-top:0.00pt;mso-wrap-distance-right:0.00pt;mso-wrap-distance-bottom:0.00pt;z-index:1;" stroked="false">
                <v:imagedata r:id="rId15" o:title=""/>
                <o:lock v:ext="edit" rotation="t"/>
              </v:shape>
            </w:pict>
          </mc:Fallback>
        </mc:AlternateContent>
      </w:r>
      <w:r>
        <w:rPr>
          <w:b w:val="0"/>
          <w:bCs w:val="0"/>
          <w:sz w:val="24"/>
          <w:szCs w:val="24"/>
          <w:highlight w:val="none"/>
          <w:lang w:val="es-AR" w:bidi="es-AR"/>
        </w:rPr>
      </w:r>
      <w:r/>
    </w:p>
    <w:p>
      <w:pPr>
        <w:pStyle w:val="891"/>
        <w:pBdr/>
        <w:spacing/>
        <w:ind/>
        <w:rPr/>
      </w:pPr>
      <w:r/>
      <w:r>
        <w:t xml:space="preserve">Figura </w:t>
      </w:r>
      <w:r>
        <w:fldChar w:fldCharType="begin"/>
        <w:instrText xml:space="preserve"> SEQ Figura \* Arabic </w:instrText>
        <w:fldChar w:fldCharType="separate"/>
      </w:r>
      <w:r>
        <w:t xml:space="preserve">4</w:t>
      </w:r>
      <w:r>
        <w:fldChar w:fldCharType="end"/>
      </w:r>
      <w:r>
        <w:rPr>
          <w:lang w:val="es-AR"/>
        </w:rPr>
        <w:t xml:space="preserve">: Excepciones lanzadas cuando ocurre un error al desconectar cliente.</w:t>
      </w:r>
      <w:r/>
      <w:r/>
      <w:r/>
    </w:p>
    <w:p>
      <w:pPr>
        <w:pBdr/>
        <w:spacing/>
        <w:ind/>
        <w:rPr>
          <w:b w:val="0"/>
          <w:bCs w:val="0"/>
          <w:sz w:val="24"/>
          <w:szCs w:val="24"/>
          <w:highlight w:val="none"/>
          <w:lang w:val="es-AR" w:bidi="es-AR"/>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318679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3510" name=""/>
                        <pic:cNvPicPr>
                          <a:picLocks noChangeAspect="1"/>
                        </pic:cNvPicPr>
                        <pic:nvPr/>
                      </pic:nvPicPr>
                      <pic:blipFill>
                        <a:blip r:embed="rId16"/>
                        <a:stretch/>
                      </pic:blipFill>
                      <pic:spPr bwMode="auto">
                        <a:xfrm>
                          <a:off x="0" y="0"/>
                          <a:ext cx="5940424" cy="3186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50.93pt;mso-wrap-distance-left:0.00pt;mso-wrap-distance-top:0.00pt;mso-wrap-distance-right:0.00pt;mso-wrap-distance-bottom:0.00pt;z-index:1;" stroked="false">
                <v:imagedata r:id="rId16" o:title=""/>
                <o:lock v:ext="edit" rotation="t"/>
              </v:shape>
            </w:pict>
          </mc:Fallback>
        </mc:AlternateContent>
      </w:r>
      <w:r>
        <w:rPr>
          <w:b w:val="0"/>
          <w:bCs w:val="0"/>
          <w:sz w:val="24"/>
          <w:szCs w:val="24"/>
          <w:highlight w:val="none"/>
          <w:lang w:val="es-AR" w:bidi="es-AR"/>
        </w:rPr>
      </w:r>
      <w:r/>
    </w:p>
    <w:p>
      <w:pPr>
        <w:pStyle w:val="891"/>
        <w:pBdr/>
        <w:spacing/>
        <w:ind/>
        <w:rPr/>
      </w:pPr>
      <w:r/>
      <w:r>
        <w:t xml:space="preserve">Figura </w:t>
      </w:r>
      <w:r>
        <w:fldChar w:fldCharType="begin"/>
        <w:instrText xml:space="preserve"> SEQ Figura \* Arabic </w:instrText>
        <w:fldChar w:fldCharType="separate"/>
      </w:r>
      <w:r>
        <w:t xml:space="preserve">5</w:t>
      </w:r>
      <w:r>
        <w:fldChar w:fldCharType="end"/>
      </w:r>
      <w:r>
        <w:rPr>
          <w:lang w:val="es-AR"/>
        </w:rPr>
        <w:t xml:space="preserve">: Pila de </w:t>
      </w:r>
      <w:r>
        <w:rPr>
          <w:lang w:val="es-AR"/>
        </w:rPr>
        <w:t xml:space="preserve">excepciones lanzadas.</w:t>
      </w:r>
      <w:r/>
      <w:r/>
      <w:r/>
    </w:p>
    <w:p>
      <w:pPr>
        <w:pBdr/>
        <w:spacing/>
        <w:ind/>
        <w:rPr/>
      </w:pPr>
      <w:r>
        <w:rPr>
          <w:b w:val="0"/>
          <w:bCs w:val="0"/>
          <w:sz w:val="24"/>
          <w:szCs w:val="24"/>
          <w:highlight w:val="none"/>
          <w:lang w:val="es-AR" w:bidi="es-AR"/>
        </w:rPr>
        <w:t xml:space="preserve">La excepcion parece estar en la parte de hilos, puede que al cerrar la comunicacion no se cierren correctamente los hilos de comunicacion. Tambien se puede ver la excepcion que salta en el servidor cuando un cliente se desconecta de forma incorrecta.</w:t>
      </w:r>
      <w:r>
        <w:rPr>
          <w:b w:val="0"/>
          <w:bCs w:val="0"/>
          <w:sz w:val="24"/>
          <w:szCs w:val="24"/>
          <w:highlight w:val="none"/>
          <w:lang w:val="es-AR" w:bidi="es-AR"/>
        </w:rPr>
      </w:r>
    </w:p>
    <w:p>
      <w:pPr>
        <w:pStyle w:val="855"/>
        <w:numPr>
          <w:ilvl w:val="0"/>
          <w:numId w:val="10"/>
        </w:numPr>
        <w:pBdr/>
        <w:spacing/>
        <w:ind/>
        <w:jc w:val="both"/>
        <w:rPr>
          <w:b w:val="0"/>
          <w:bCs w:val="0"/>
        </w:rPr>
      </w:pPr>
      <w:r/>
      <w:bookmarkStart w:id="20" w:name="_Toc19"/>
      <w:r>
        <w:rPr>
          <w:b w:val="0"/>
          <w:bCs w:val="0"/>
          <w:sz w:val="24"/>
          <w:szCs w:val="24"/>
          <w:highlight w:val="none"/>
        </w:rPr>
        <w:t xml:space="preserve">Implementa comandos especiales en el cliente</w:t>
      </w:r>
      <w:r>
        <w:rPr>
          <w:b w:val="0"/>
          <w:bCs w:val="0"/>
          <w:sz w:val="24"/>
          <w:szCs w:val="24"/>
          <w:highlight w:val="none"/>
        </w:rPr>
        <w:t xml:space="preserve">.</w:t>
      </w:r>
      <w:r/>
      <w:bookmarkEnd w:id="20"/>
      <w:r/>
      <w:r>
        <w:rPr>
          <w:b w:val="0"/>
          <w:bCs w:val="0"/>
        </w:rPr>
      </w:r>
    </w:p>
    <w:p>
      <w:pPr>
        <w:pBdr/>
        <w:spacing/>
        <w:ind/>
        <w:rPr>
          <w:b w:val="0"/>
          <w:bCs w:val="0"/>
          <w:sz w:val="24"/>
          <w:szCs w:val="24"/>
          <w:highlight w:val="none"/>
          <w:lang w:val="es-AR" w:bidi="es-AR"/>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343525" cy="6477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23253" name=""/>
                        <pic:cNvPicPr>
                          <a:picLocks noChangeAspect="1"/>
                        </pic:cNvPicPr>
                        <pic:nvPr/>
                      </pic:nvPicPr>
                      <pic:blipFill>
                        <a:blip r:embed="rId17"/>
                        <a:stretch/>
                      </pic:blipFill>
                      <pic:spPr bwMode="auto">
                        <a:xfrm>
                          <a:off x="0" y="0"/>
                          <a:ext cx="5343525" cy="647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75pt;height:51.00pt;mso-wrap-distance-left:0.00pt;mso-wrap-distance-top:0.00pt;mso-wrap-distance-right:0.00pt;mso-wrap-distance-bottom:0.00pt;z-index:1;" stroked="false">
                <v:imagedata r:id="rId17" o:title=""/>
                <o:lock v:ext="edit" rotation="t"/>
              </v:shape>
            </w:pict>
          </mc:Fallback>
        </mc:AlternateContent>
      </w:r>
      <w:r>
        <w:rPr>
          <w:b w:val="0"/>
          <w:bCs w:val="0"/>
          <w:sz w:val="24"/>
          <w:szCs w:val="24"/>
          <w:highlight w:val="none"/>
          <w:lang w:val="es-AR" w:bidi="es-AR"/>
        </w:rPr>
      </w:r>
      <w:r/>
    </w:p>
    <w:p>
      <w:pPr>
        <w:pStyle w:val="891"/>
        <w:pBdr/>
        <w:spacing/>
        <w:ind/>
        <w:rPr/>
      </w:pPr>
      <w:r/>
      <w:r>
        <w:t xml:space="preserve">Figura </w:t>
      </w:r>
      <w:r>
        <w:fldChar w:fldCharType="begin"/>
        <w:instrText xml:space="preserve"> SEQ Figura \* Arabic </w:instrText>
        <w:fldChar w:fldCharType="separate"/>
      </w:r>
      <w:r>
        <w:t xml:space="preserve">6</w:t>
      </w:r>
      <w:r>
        <w:fldChar w:fldCharType="end"/>
      </w:r>
      <w:r>
        <w:rPr>
          <w:lang w:val="es-AR"/>
        </w:rPr>
        <w:t xml:space="preserve">: implementacion /quitar en cliente</w:t>
      </w:r>
      <w:r/>
      <w:r/>
      <w:r/>
    </w:p>
    <w:p>
      <w:pPr>
        <w:pBdr/>
        <w:spacing/>
        <w:ind/>
        <w:rPr/>
      </w:pPr>
      <w:r>
        <w:rPr>
          <w:b w:val="0"/>
          <w:bCs w:val="0"/>
          <w:sz w:val="24"/>
          <w:szCs w:val="24"/>
          <w:highlight w:val="none"/>
          <w:lang w:val="es-AR" w:bidi="es-AR"/>
        </w:rPr>
        <mc:AlternateContent>
          <mc:Choice Requires="wpg">
            <w:drawing>
              <wp:inline xmlns:wp="http://schemas.openxmlformats.org/drawingml/2006/wordprocessingDrawing" distT="0" distB="0" distL="0" distR="0">
                <wp:extent cx="5940425" cy="96440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3291" name=""/>
                        <pic:cNvPicPr>
                          <a:picLocks noChangeAspect="1"/>
                        </pic:cNvPicPr>
                        <pic:nvPr/>
                      </pic:nvPicPr>
                      <pic:blipFill>
                        <a:blip r:embed="rId18"/>
                        <a:stretch/>
                      </pic:blipFill>
                      <pic:spPr bwMode="auto">
                        <a:xfrm>
                          <a:off x="0" y="0"/>
                          <a:ext cx="5940424" cy="9644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75.94pt;mso-wrap-distance-left:0.00pt;mso-wrap-distance-top:0.00pt;mso-wrap-distance-right:0.00pt;mso-wrap-distance-bottom:0.00pt;z-index:1;" stroked="false">
                <v:imagedata r:id="rId18" o:title=""/>
                <o:lock v:ext="edit" rotation="t"/>
              </v:shape>
            </w:pict>
          </mc:Fallback>
        </mc:AlternateContent>
      </w:r>
      <w:r>
        <w:rPr>
          <w:b w:val="0"/>
          <w:bCs w:val="0"/>
          <w:sz w:val="24"/>
          <w:szCs w:val="24"/>
          <w:highlight w:val="none"/>
          <w:lang w:val="es-AR" w:bidi="es-AR"/>
        </w:rPr>
      </w:r>
      <w:r>
        <w:rPr>
          <w:b w:val="0"/>
          <w:bCs w:val="0"/>
          <w:sz w:val="24"/>
          <w:szCs w:val="24"/>
          <w:highlight w:val="none"/>
          <w:lang w:val="es-AR" w:bidi="es-AR"/>
        </w:rPr>
      </w:r>
    </w:p>
    <w:p>
      <w:pPr>
        <w:pStyle w:val="891"/>
        <w:pBdr/>
        <w:spacing/>
        <w:ind/>
        <w:rPr/>
      </w:pPr>
      <w:r/>
      <w:r>
        <w:t xml:space="preserve">Figura </w:t>
      </w:r>
      <w:r>
        <w:fldChar w:fldCharType="begin"/>
        <w:instrText xml:space="preserve"> SEQ Figura \* Arabic </w:instrText>
        <w:fldChar w:fldCharType="separate"/>
      </w:r>
      <w:r>
        <w:t xml:space="preserve">7</w:t>
      </w:r>
      <w:r>
        <w:fldChar w:fldCharType="end"/>
      </w:r>
      <w:r>
        <w:rPr>
          <w:lang w:val="es-AR"/>
        </w:rPr>
        <w:t xml:space="preserve">: implementacion /listar y /quitar en servidor.</w:t>
      </w:r>
      <w:r/>
      <w:r/>
      <w:r/>
    </w:p>
    <w:p>
      <w:pPr>
        <w:pStyle w:val="855"/>
        <w:numPr>
          <w:ilvl w:val="0"/>
          <w:numId w:val="10"/>
        </w:numPr>
        <w:pBdr/>
        <w:spacing/>
        <w:ind/>
        <w:jc w:val="both"/>
        <w:rPr>
          <w:b w:val="0"/>
          <w:bCs w:val="0"/>
        </w:rPr>
      </w:pPr>
      <w:r/>
      <w:bookmarkStart w:id="21" w:name="_Toc20"/>
      <w:r/>
      <w:bookmarkStart w:id="11" w:name="_Toc10"/>
      <w:r>
        <w:rPr>
          <w:b w:val="0"/>
          <w:bCs w:val="0"/>
          <w:sz w:val="24"/>
          <w:szCs w:val="24"/>
          <w:highlight w:val="none"/>
        </w:rPr>
        <w:t xml:space="preserve">Líneas de código.</w:t>
      </w:r>
      <w:r/>
      <w:bookmarkEnd w:id="21"/>
      <w:r/>
      <w:r>
        <w:rPr>
          <w:b w:val="0"/>
          <w:bCs w:val="0"/>
        </w:rPr>
      </w:r>
    </w:p>
    <w:p>
      <w:pPr>
        <w:pBdr/>
        <w:spacing/>
        <w:ind/>
        <w:rPr/>
      </w:pPr>
      <w:r>
        <w:rPr>
          <w:b w:val="0"/>
          <w:bCs w:val="0"/>
        </w:rPr>
      </w:r>
      <w:r>
        <w:t xml:space="preserve">Primero, creamos un socket TCP y lo vinculamos a una dirección y puerto donde escuche las conexiones:</w:t>
      </w:r>
      <w:r>
        <w:rPr>
          <w:b w:val="0"/>
          <w:bCs w:val="0"/>
        </w:rPr>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import</w:t>
      </w:r>
      <w:r>
        <w:rPr>
          <w:rFonts w:ascii="Arial" w:hAnsi="Arial" w:eastAsia="Arial" w:cs="Arial"/>
          <w:color w:val="000000"/>
          <w:sz w:val="22"/>
        </w:rPr>
        <w:t xml:space="preserve"> socket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import</w:t>
      </w:r>
      <w:r>
        <w:rPr>
          <w:rFonts w:ascii="Arial" w:hAnsi="Arial" w:eastAsia="Arial" w:cs="Arial"/>
          <w:color w:val="000000"/>
          <w:sz w:val="22"/>
        </w:rPr>
        <w:t xml:space="preserve"> threading</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HOST = </w:t>
      </w:r>
      <w:r>
        <w:rPr>
          <w:rFonts w:ascii="Arial" w:hAnsi="Arial" w:eastAsia="Arial" w:cs="Arial"/>
          <w:color w:val="008800"/>
          <w:sz w:val="22"/>
        </w:rPr>
        <w:t xml:space="preserve">'0.0.0.0'</w:t>
      </w:r>
      <w:r>
        <w:rPr>
          <w:rFonts w:ascii="Arial" w:hAnsi="Arial" w:eastAsia="Arial" w:cs="Arial"/>
          <w:color w:val="000000"/>
          <w:sz w:val="22"/>
        </w:rPr>
        <w:t xml:space="preserve">      </w:t>
      </w:r>
      <w:r>
        <w:rPr>
          <w:rFonts w:ascii="Arial" w:hAnsi="Arial" w:eastAsia="Arial" w:cs="Arial"/>
          <w:color w:val="880000"/>
          <w:sz w:val="22"/>
        </w:rPr>
        <w:t xml:space="preserve"># Escuchar en todas las interfaces de red (0.0.0.0)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PORT = </w:t>
      </w:r>
      <w:r>
        <w:rPr>
          <w:rFonts w:ascii="Arial" w:hAnsi="Arial" w:eastAsia="Arial" w:cs="Arial"/>
          <w:color w:val="006666"/>
          <w:sz w:val="22"/>
        </w:rPr>
        <w:t xml:space="preserve">5000</w:t>
      </w:r>
      <w:r>
        <w:rPr>
          <w:rFonts w:ascii="Arial" w:hAnsi="Arial" w:eastAsia="Arial" w:cs="Arial"/>
          <w:color w:val="000000"/>
          <w:sz w:val="22"/>
        </w:rPr>
        <w:t xml:space="preserve">           </w:t>
      </w:r>
      <w:r>
        <w:rPr>
          <w:rFonts w:ascii="Arial" w:hAnsi="Arial" w:eastAsia="Arial" w:cs="Arial"/>
          <w:color w:val="880000"/>
          <w:sz w:val="22"/>
        </w:rPr>
        <w:t xml:space="preserve"># Puerto de escucha para el chat (elegido arbitrariamente)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server_sock = socket.socket(socket.AF_INET, socket.SOCK_STREAM) </w:t>
      </w:r>
      <w:r>
        <w:rPr>
          <w:rFonts w:ascii="Arial" w:hAnsi="Arial" w:eastAsia="Arial" w:cs="Arial"/>
          <w:color w:val="880000"/>
          <w:sz w:val="22"/>
        </w:rPr>
        <w:t xml:space="preserve">#Se crea un socket TCP con socket.AF_INET (familia IPv4) y socket.SOCK_STREAM (tipo TCP)</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server_sock.bind((HOST, PORT))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server_sock.listen(</w:t>
      </w:r>
      <w:r>
        <w:rPr>
          <w:rFonts w:ascii="Arial" w:hAnsi="Arial" w:eastAsia="Arial" w:cs="Arial"/>
          <w:color w:val="006666"/>
          <w:sz w:val="22"/>
        </w:rPr>
        <w:t xml:space="preserve">5</w:t>
      </w:r>
      <w:r>
        <w:rPr>
          <w:rFonts w:ascii="Arial" w:hAnsi="Arial" w:eastAsia="Arial" w:cs="Arial"/>
          <w:color w:val="000000"/>
          <w:sz w:val="22"/>
        </w:rPr>
        <w:t xml:space="preserve">)  </w:t>
      </w:r>
      <w:r>
        <w:rPr>
          <w:rFonts w:ascii="Arial" w:hAnsi="Arial" w:eastAsia="Arial" w:cs="Arial"/>
          <w:color w:val="880000"/>
          <w:sz w:val="22"/>
        </w:rPr>
        <w:t xml:space="preserve"># Cola de hasta 5 conexiones pendientes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f"Servidor escuchando en </w:t>
      </w:r>
      <w:r>
        <w:rPr>
          <w:rFonts w:ascii="Arial" w:hAnsi="Arial" w:eastAsia="Arial" w:cs="Arial"/>
          <w:color w:val="000000"/>
          <w:sz w:val="22"/>
        </w:rPr>
        <w:t xml:space="preserve">{HOST}</w:t>
      </w:r>
      <w:r>
        <w:rPr>
          <w:rFonts w:ascii="Arial" w:hAnsi="Arial" w:eastAsia="Arial" w:cs="Arial"/>
          <w:color w:val="008800"/>
          <w:sz w:val="22"/>
        </w:rPr>
        <w:t xml:space="preserve">:</w:t>
      </w:r>
      <w:r>
        <w:rPr>
          <w:rFonts w:ascii="Arial" w:hAnsi="Arial" w:eastAsia="Arial" w:cs="Arial"/>
          <w:color w:val="000000"/>
          <w:sz w:val="22"/>
        </w:rPr>
        <w:t xml:space="preserve">{PORT}</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220" w:lineRule="atLeast"/>
        <w:ind w:right="0" w:firstLine="0" w:left="0"/>
        <w:rPr/>
      </w:pPr>
      <w:r>
        <w:rPr>
          <w:rFonts w:ascii="Arial" w:hAnsi="Arial" w:eastAsia="Arial" w:cs="Arial"/>
          <w:color w:val="000000"/>
          <w:sz w:val="22"/>
        </w:rPr>
      </w:r>
      <w:r>
        <w:rPr>
          <w:b w:val="0"/>
          <w:bCs w:val="0"/>
        </w:rPr>
        <w:t xml:space="preserve">Se crea un socket TCP con socket.AF_INET (familia IPv4) y socket.SOCK_STREAM (tipo TCP)</w:t>
      </w:r>
      <w:r>
        <w:rPr>
          <w:b w:val="0"/>
          <w:bCs w:val="0"/>
        </w:rPr>
      </w:r>
      <w:r>
        <w:rPr>
          <w:b w:val="0"/>
          <w:bCs w:val="0"/>
        </w:rPr>
        <w:t xml:space="preserve">. Luego se bindea al host/puerto deseados. Aquí usamos HOST = '0.0.0.0' para aceptar conexiones desde cualquier interfaz de red disponible (si solo se quisiera localmente, se usaría 'localhost' o '127.0.0.1'). El puerto 5000 es un puerto arbitrario no privi</w:t>
      </w:r>
      <w:r>
        <w:rPr>
          <w:b w:val="0"/>
          <w:bCs w:val="0"/>
        </w:rPr>
        <w:t xml:space="preserve">legiado (&gt;1023) para nuestro servicio de chat; en un </w:t>
      </w:r>
      <w:r>
        <w:t xml:space="preserve">entorno </w:t>
      </w:r>
      <w:r>
        <w:rPr>
          <w:b w:val="0"/>
          <w:bCs w:val="0"/>
        </w:rPr>
        <w:t xml:space="preserve">real, asegurarse de que esté libre o documentarlo. Finalmente, listen(5) pone al socket en modo escucha, permitiendo hasta 5 conexiones en espera (este número puede ajustarse)</w:t>
      </w:r>
      <w:r>
        <w:rPr>
          <w:b w:val="0"/>
          <w:bCs w:val="0"/>
        </w:rPr>
      </w:r>
      <w:r>
        <w:rPr>
          <w:b w:val="0"/>
          <w:bCs w:val="0"/>
        </w:rPr>
      </w:r>
      <w:r>
        <w:rPr>
          <w:b w:val="0"/>
          <w:bCs w:val="0"/>
        </w:rPr>
        <w:t xml:space="preserve">. Ahora el servidor está listo para aceptar clientes entrantes.</w:t>
      </w:r>
      <w:r>
        <w:rPr>
          <w:b w:val="0"/>
          <w:bCs w:val="0"/>
        </w:rPr>
      </w:r>
      <w:r/>
      <w:r>
        <w:rPr>
          <w:b w:val="0"/>
          <w:bCs w:val="0"/>
        </w:rPr>
      </w:r>
      <w:r/>
      <w:r>
        <w:rPr>
          <w:b w:val="0"/>
          <w:bCs w:val="0"/>
        </w:rPr>
      </w:r>
      <w:r>
        <w:rPr>
          <w:rFonts w:ascii="Arial" w:hAnsi="Arial" w:eastAsia="Arial" w:cs="Arial"/>
          <w:sz w:val="22"/>
        </w:rPr>
      </w:r>
    </w:p>
    <w:p>
      <w:pPr>
        <w:pBdr/>
        <w:spacing/>
        <w:ind/>
        <w:jc w:val="both"/>
        <w:rPr>
          <w:b w:val="0"/>
          <w:bCs w:val="0"/>
        </w:rPr>
      </w:pPr>
      <w:r>
        <w:rPr>
          <w:b w:val="0"/>
          <w:bCs w:val="0"/>
        </w:rPr>
      </w:r>
      <w:r>
        <w:rPr>
          <w:b w:val="0"/>
          <w:bCs w:val="0"/>
        </w:rPr>
      </w:r>
      <w:r>
        <w:rPr>
          <w:b w:val="0"/>
          <w:bCs w:val="0"/>
        </w:rPr>
      </w:r>
    </w:p>
    <w:p>
      <w:pPr>
        <w:pBdr/>
        <w:spacing/>
        <w:ind/>
        <w:jc w:val="both"/>
        <w:rPr>
          <w:b w:val="0"/>
          <w:bCs w:val="0"/>
        </w:rPr>
      </w:pPr>
      <w:r>
        <w:rPr>
          <w:b w:val="0"/>
          <w:bCs w:val="0"/>
        </w:rPr>
      </w:r>
      <w:r>
        <w:t xml:space="preserve">El servidor entra en un bucle infinito aceptando nuevas conexiones con accept(). Cada vez que un cliente se conecta, accept() devuelve un nuevo socket y la dirección del cliente. En ese momento creamos un hilo para gestionar a ese cliente y continuamos esp</w:t>
      </w:r>
      <w:r>
        <w:t xml:space="preserve">erando otros.</w:t>
      </w:r>
      <w:r>
        <w:rPr>
          <w:b w:val="0"/>
          <w:bCs w:val="0"/>
        </w:rPr>
      </w:r>
      <w:r>
        <w:rPr>
          <w:b w:val="0"/>
          <w:bCs w:val="0"/>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import</w:t>
      </w:r>
      <w:r>
        <w:rPr>
          <w:rFonts w:ascii="Arial" w:hAnsi="Arial" w:eastAsia="Arial" w:cs="Arial"/>
          <w:color w:val="000000"/>
          <w:sz w:val="22"/>
        </w:rPr>
        <w:t xml:space="preserve"> threading</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clients = []  </w:t>
      </w:r>
      <w:r>
        <w:rPr>
          <w:rFonts w:ascii="Arial" w:hAnsi="Arial" w:eastAsia="Arial" w:cs="Arial"/>
          <w:color w:val="880000"/>
          <w:sz w:val="22"/>
        </w:rPr>
        <w:t xml:space="preserve"># lista de sockets de clientes conectados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clients_names = {}  </w:t>
      </w:r>
      <w:r>
        <w:rPr>
          <w:rFonts w:ascii="Arial" w:hAnsi="Arial" w:eastAsia="Arial" w:cs="Arial"/>
          <w:color w:val="880000"/>
          <w:sz w:val="22"/>
        </w:rPr>
        <w:t xml:space="preserve"># diccionario para mapear socket de cliente a su nombre de usuario</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def</w:t>
      </w:r>
      <w:r>
        <w:rPr>
          <w:rFonts w:ascii="Arial" w:hAnsi="Arial" w:eastAsia="Arial" w:cs="Arial"/>
          <w:color w:val="000000"/>
          <w:sz w:val="22"/>
        </w:rPr>
        <w:t xml:space="preserve"> </w:t>
      </w:r>
      <w:r>
        <w:rPr>
          <w:rFonts w:ascii="Arial" w:hAnsi="Arial" w:eastAsia="Arial" w:cs="Arial"/>
          <w:color w:val="660066"/>
          <w:sz w:val="22"/>
        </w:rPr>
        <w:t xml:space="preserve">atender_cliente</w:t>
      </w:r>
      <w:r>
        <w:rPr>
          <w:rFonts w:ascii="Arial" w:hAnsi="Arial" w:eastAsia="Arial" w:cs="Arial"/>
          <w:color w:val="000000"/>
          <w:sz w:val="22"/>
        </w:rPr>
        <w:t xml:space="preserve">(</w:t>
      </w:r>
      <w:r>
        <w:rPr>
          <w:rFonts w:ascii="Arial" w:hAnsi="Arial" w:eastAsia="Arial" w:cs="Arial"/>
          <w:color w:val="660066"/>
          <w:sz w:val="22"/>
        </w:rPr>
        <w:t xml:space="preserve">conn, addr</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Función que se ejecutará en un hilo para atender a un cliente en particular.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f"[Conexión establecida] Cliente desde </w:t>
      </w:r>
      <w:r>
        <w:rPr>
          <w:rFonts w:ascii="Arial" w:hAnsi="Arial" w:eastAsia="Arial" w:cs="Arial"/>
          <w:color w:val="000000"/>
          <w:sz w:val="22"/>
        </w:rPr>
        <w:t xml:space="preserve">{addr}</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Primero, recibir el nombre de usuario que el cliente envía como identificación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username = conn.recv(</w:t>
      </w:r>
      <w:r>
        <w:rPr>
          <w:rFonts w:ascii="Arial" w:hAnsi="Arial" w:eastAsia="Arial" w:cs="Arial"/>
          <w:color w:val="006666"/>
          <w:sz w:val="22"/>
        </w:rPr>
        <w:t xml:space="preserve">1024</w:t>
      </w:r>
      <w:r>
        <w:rPr>
          <w:rFonts w:ascii="Arial" w:hAnsi="Arial" w:eastAsia="Arial" w:cs="Arial"/>
          <w:color w:val="000000"/>
          <w:sz w:val="22"/>
        </w:rPr>
        <w:t xml:space="preserve">).decode(</w:t>
      </w:r>
      <w:r>
        <w:rPr>
          <w:rFonts w:ascii="Arial" w:hAnsi="Arial" w:eastAsia="Arial" w:cs="Arial"/>
          <w:color w:val="008800"/>
          <w:sz w:val="22"/>
        </w:rPr>
        <w:t xml:space="preserve">'utf-8'</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w:t>
      </w:r>
      <w:r>
        <w:rPr>
          <w:rFonts w:ascii="Arial" w:hAnsi="Arial" w:eastAsia="Arial" w:cs="Arial"/>
          <w:color w:val="000088"/>
          <w:sz w:val="22"/>
        </w:rPr>
        <w:t xml:space="preserve">not</w:t>
      </w:r>
      <w:r>
        <w:rPr>
          <w:rFonts w:ascii="Arial" w:hAnsi="Arial" w:eastAsia="Arial" w:cs="Arial"/>
          <w:color w:val="000000"/>
          <w:sz w:val="22"/>
        </w:rPr>
        <w:t xml:space="preserve"> username: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conn.close()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return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username = username.strip()</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clients_names[conn] = username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Notificar a todos los demás que este usuario se ha unido (opcional)</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mensaje_bienvenida = </w:t>
      </w:r>
      <w:r>
        <w:rPr>
          <w:rFonts w:ascii="Arial" w:hAnsi="Arial" w:eastAsia="Arial" w:cs="Arial"/>
          <w:color w:val="008800"/>
          <w:sz w:val="22"/>
        </w:rPr>
        <w:t xml:space="preserve">f"** </w:t>
      </w:r>
      <w:r>
        <w:rPr>
          <w:rFonts w:ascii="Arial" w:hAnsi="Arial" w:eastAsia="Arial" w:cs="Arial"/>
          <w:color w:val="000000"/>
          <w:sz w:val="22"/>
        </w:rPr>
        <w:t xml:space="preserve">{username}</w:t>
      </w:r>
      <w:r>
        <w:rPr>
          <w:rFonts w:ascii="Arial" w:hAnsi="Arial" w:eastAsia="Arial" w:cs="Arial"/>
          <w:color w:val="008800"/>
          <w:sz w:val="22"/>
        </w:rPr>
        <w:t xml:space="preserve"> se ha unido al chat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_broadcast(mensaje_bienvenida, 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Bucle principal de recepción de mensajes de este cliente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while</w:t>
      </w:r>
      <w:r>
        <w:rPr>
          <w:rFonts w:ascii="Arial" w:hAnsi="Arial" w:eastAsia="Arial" w:cs="Arial"/>
          <w:color w:val="000000"/>
          <w:sz w:val="22"/>
        </w:rPr>
        <w:t xml:space="preserve"> </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data = conn.recv(</w:t>
      </w:r>
      <w:r>
        <w:rPr>
          <w:rFonts w:ascii="Arial" w:hAnsi="Arial" w:eastAsia="Arial" w:cs="Arial"/>
          <w:color w:val="006666"/>
          <w:sz w:val="22"/>
        </w:rPr>
        <w:t xml:space="preserve">1024</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w:t>
      </w:r>
      <w:r>
        <w:rPr>
          <w:rFonts w:ascii="Arial" w:hAnsi="Arial" w:eastAsia="Arial" w:cs="Arial"/>
          <w:color w:val="000088"/>
          <w:sz w:val="22"/>
        </w:rPr>
        <w:t xml:space="preserve">not</w:t>
      </w:r>
      <w:r>
        <w:rPr>
          <w:rFonts w:ascii="Arial" w:hAnsi="Arial" w:eastAsia="Arial" w:cs="Arial"/>
          <w:color w:val="000000"/>
          <w:sz w:val="22"/>
        </w:rPr>
        <w:t xml:space="preserve"> data:</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Si data viene vacío, el cliente cerró la conexión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break</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mensaje = data.decode(</w:t>
      </w:r>
      <w:r>
        <w:rPr>
          <w:rFonts w:ascii="Arial" w:hAnsi="Arial" w:eastAsia="Arial" w:cs="Arial"/>
          <w:color w:val="008800"/>
          <w:sz w:val="22"/>
        </w:rPr>
        <w:t xml:space="preserve">'utf-8'</w:t>
      </w:r>
      <w:r>
        <w:rPr>
          <w:rFonts w:ascii="Arial" w:hAnsi="Arial" w:eastAsia="Arial" w:cs="Arial"/>
          <w:color w:val="000000"/>
          <w:sz w:val="22"/>
        </w:rPr>
        <w:t xml:space="preserve">).strip()</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mensaje == </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continue</w:t>
      </w:r>
      <w:r>
        <w:rPr>
          <w:rFonts w:ascii="Arial" w:hAnsi="Arial" w:eastAsia="Arial" w:cs="Arial"/>
          <w:color w:val="000000"/>
          <w:sz w:val="22"/>
        </w:rPr>
        <w:t xml:space="preserve">  </w:t>
      </w:r>
      <w:r>
        <w:rPr>
          <w:rFonts w:ascii="Arial" w:hAnsi="Arial" w:eastAsia="Arial" w:cs="Arial"/>
          <w:color w:val="880000"/>
          <w:sz w:val="22"/>
        </w:rPr>
        <w:t xml:space="preserve"># ignorar mensajes vacíos (por ejemplo solo ENTER)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Manejo de comandos especiales: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mensaje.startswith(</w:t>
      </w:r>
      <w:r>
        <w:rPr>
          <w:rFonts w:ascii="Arial" w:hAnsi="Arial" w:eastAsia="Arial" w:cs="Arial"/>
          <w:color w:val="008800"/>
          <w:sz w:val="22"/>
        </w:rPr>
        <w:t xml:space="preserve">'/listar'</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Preparar lista de usuarios conectados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lista_usuarios = </w:t>
      </w:r>
      <w:r>
        <w:rPr>
          <w:rFonts w:ascii="Arial" w:hAnsi="Arial" w:eastAsia="Arial" w:cs="Arial"/>
          <w:color w:val="008800"/>
          <w:sz w:val="22"/>
        </w:rPr>
        <w:t xml:space="preserve">", "</w:t>
      </w:r>
      <w:r>
        <w:rPr>
          <w:rFonts w:ascii="Arial" w:hAnsi="Arial" w:eastAsia="Arial" w:cs="Arial"/>
          <w:color w:val="000000"/>
          <w:sz w:val="22"/>
        </w:rPr>
        <w:t xml:space="preserve">.join(clients_names.values())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conn.send(</w:t>
      </w:r>
      <w:r>
        <w:rPr>
          <w:rFonts w:ascii="Arial" w:hAnsi="Arial" w:eastAsia="Arial" w:cs="Arial"/>
          <w:color w:val="008800"/>
          <w:sz w:val="22"/>
        </w:rPr>
        <w:t xml:space="preserve">f"Usuarios conectados: </w:t>
      </w:r>
      <w:r>
        <w:rPr>
          <w:rFonts w:ascii="Arial" w:hAnsi="Arial" w:eastAsia="Arial" w:cs="Arial"/>
          <w:color w:val="000000"/>
          <w:sz w:val="22"/>
        </w:rPr>
        <w:t xml:space="preserve">{lista_usuarios}</w:t>
      </w:r>
      <w:r>
        <w:rPr>
          <w:rFonts w:ascii="Arial" w:hAnsi="Arial" w:eastAsia="Arial" w:cs="Arial"/>
          <w:color w:val="008800"/>
          <w:sz w:val="22"/>
        </w:rPr>
        <w:t xml:space="preserve">\n"</w:t>
      </w:r>
      <w:r>
        <w:rPr>
          <w:rFonts w:ascii="Arial" w:hAnsi="Arial" w:eastAsia="Arial" w:cs="Arial"/>
          <w:color w:val="000000"/>
          <w:sz w:val="22"/>
        </w:rPr>
        <w:t xml:space="preserve">.encode(</w:t>
      </w:r>
      <w:r>
        <w:rPr>
          <w:rFonts w:ascii="Arial" w:hAnsi="Arial" w:eastAsia="Arial" w:cs="Arial"/>
          <w:color w:val="008800"/>
          <w:sz w:val="22"/>
        </w:rPr>
        <w:t xml:space="preserve">'utf-8'</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elif</w:t>
      </w:r>
      <w:r>
        <w:rPr>
          <w:rFonts w:ascii="Arial" w:hAnsi="Arial" w:eastAsia="Arial" w:cs="Arial"/>
          <w:color w:val="000000"/>
          <w:sz w:val="22"/>
        </w:rPr>
        <w:t xml:space="preserve"> mensaje.startswith(</w:t>
      </w:r>
      <w:r>
        <w:rPr>
          <w:rFonts w:ascii="Arial" w:hAnsi="Arial" w:eastAsia="Arial" w:cs="Arial"/>
          <w:color w:val="008800"/>
          <w:sz w:val="22"/>
        </w:rPr>
        <w:t xml:space="preserve">'/quitar'</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El cliente pidió desconectarse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break</w:t>
      </w:r>
      <w:r>
        <w:rPr>
          <w:rFonts w:ascii="Arial" w:hAnsi="Arial" w:eastAsia="Arial" w:cs="Arial"/>
          <w:color w:val="000000"/>
          <w:sz w:val="22"/>
        </w:rPr>
        <w:t xml:space="preserve">  </w:t>
      </w:r>
      <w:r>
        <w:rPr>
          <w:rFonts w:ascii="Arial" w:hAnsi="Arial" w:eastAsia="Arial" w:cs="Arial"/>
          <w:color w:val="880000"/>
          <w:sz w:val="22"/>
        </w:rPr>
        <w:t xml:space="preserve"># salimos del bucle para cerrar conexión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else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Mensaje normal: reenviarlo a todos los demás clientes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mensaje_formateado = </w:t>
      </w:r>
      <w:r>
        <w:rPr>
          <w:rFonts w:ascii="Arial" w:hAnsi="Arial" w:eastAsia="Arial" w:cs="Arial"/>
          <w:color w:val="008800"/>
          <w:sz w:val="22"/>
        </w:rPr>
        <w:t xml:space="preserve">f"</w:t>
      </w:r>
      <w:r>
        <w:rPr>
          <w:rFonts w:ascii="Arial" w:hAnsi="Arial" w:eastAsia="Arial" w:cs="Arial"/>
          <w:color w:val="000000"/>
          <w:sz w:val="22"/>
        </w:rPr>
        <w:t xml:space="preserve">{username}</w:t>
      </w:r>
      <w:r>
        <w:rPr>
          <w:rFonts w:ascii="Arial" w:hAnsi="Arial" w:eastAsia="Arial" w:cs="Arial"/>
          <w:color w:val="008800"/>
          <w:sz w:val="22"/>
        </w:rPr>
        <w:t xml:space="preserve">: </w:t>
      </w:r>
      <w:r>
        <w:rPr>
          <w:rFonts w:ascii="Arial" w:hAnsi="Arial" w:eastAsia="Arial" w:cs="Arial"/>
          <w:color w:val="000000"/>
          <w:sz w:val="22"/>
        </w:rPr>
        <w:t xml:space="preserve">{mensaje}</w:t>
      </w:r>
      <w:r>
        <w:rPr>
          <w:rFonts w:ascii="Arial" w:hAnsi="Arial" w:eastAsia="Arial" w:cs="Arial"/>
          <w:color w:val="0088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_broadcast(mensaje_formateado, 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except</w:t>
      </w:r>
      <w:r>
        <w:rPr>
          <w:rFonts w:ascii="Arial" w:hAnsi="Arial" w:eastAsia="Arial" w:cs="Arial"/>
          <w:color w:val="000000"/>
          <w:sz w:val="22"/>
        </w:rPr>
        <w:t xml:space="preserve"> Exception </w:t>
      </w:r>
      <w:r>
        <w:rPr>
          <w:rFonts w:ascii="Arial" w:hAnsi="Arial" w:eastAsia="Arial" w:cs="Arial"/>
          <w:color w:val="000088"/>
          <w:sz w:val="22"/>
        </w:rPr>
        <w:t xml:space="preserve">as</w:t>
      </w:r>
      <w:r>
        <w:rPr>
          <w:rFonts w:ascii="Arial" w:hAnsi="Arial" w:eastAsia="Arial" w:cs="Arial"/>
          <w:color w:val="000000"/>
          <w:sz w:val="22"/>
        </w:rPr>
        <w:t xml:space="preserve"> 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f"[Error] Problema con el cliente </w:t>
      </w:r>
      <w:r>
        <w:rPr>
          <w:rFonts w:ascii="Arial" w:hAnsi="Arial" w:eastAsia="Arial" w:cs="Arial"/>
          <w:color w:val="000000"/>
          <w:sz w:val="22"/>
        </w:rPr>
        <w:t xml:space="preserve">{addr}</w:t>
      </w:r>
      <w:r>
        <w:rPr>
          <w:rFonts w:ascii="Arial" w:hAnsi="Arial" w:eastAsia="Arial" w:cs="Arial"/>
          <w:color w:val="008800"/>
          <w:sz w:val="22"/>
        </w:rPr>
        <w:t xml:space="preserve">: </w:t>
      </w:r>
      <w:r>
        <w:rPr>
          <w:rFonts w:ascii="Arial" w:hAnsi="Arial" w:eastAsia="Arial" w:cs="Arial"/>
          <w:color w:val="000000"/>
          <w:sz w:val="22"/>
        </w:rPr>
        <w:t xml:space="preserve">{e}</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finally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Cleanup al desconectarse el cliente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conn </w:t>
      </w:r>
      <w:r>
        <w:rPr>
          <w:rFonts w:ascii="Arial" w:hAnsi="Arial" w:eastAsia="Arial" w:cs="Arial"/>
          <w:color w:val="000088"/>
          <w:sz w:val="22"/>
        </w:rPr>
        <w:t xml:space="preserve">in</w:t>
      </w:r>
      <w:r>
        <w:rPr>
          <w:rFonts w:ascii="Arial" w:hAnsi="Arial" w:eastAsia="Arial" w:cs="Arial"/>
          <w:color w:val="000000"/>
          <w:sz w:val="22"/>
        </w:rPr>
        <w:t xml:space="preserve"> clients: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clients.remove(conn)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nombre = clients_names.get(conn, </w:t>
      </w:r>
      <w:r>
        <w:rPr>
          <w:rFonts w:ascii="Arial" w:hAnsi="Arial" w:eastAsia="Arial" w:cs="Arial"/>
          <w:color w:val="008800"/>
          <w:sz w:val="22"/>
        </w:rPr>
        <w:t xml:space="preserve">"&lt;desconocido&gt;"</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f"[Desconexión] </w:t>
      </w:r>
      <w:r>
        <w:rPr>
          <w:rFonts w:ascii="Arial" w:hAnsi="Arial" w:eastAsia="Arial" w:cs="Arial"/>
          <w:color w:val="000000"/>
          <w:sz w:val="22"/>
        </w:rPr>
        <w:t xml:space="preserve">{nombre}</w:t>
      </w:r>
      <w:r>
        <w:rPr>
          <w:rFonts w:ascii="Arial" w:hAnsi="Arial" w:eastAsia="Arial" w:cs="Arial"/>
          <w:color w:val="008800"/>
          <w:sz w:val="22"/>
        </w:rPr>
        <w:t xml:space="preserve"> (</w:t>
      </w:r>
      <w:r>
        <w:rPr>
          <w:rFonts w:ascii="Arial" w:hAnsi="Arial" w:eastAsia="Arial" w:cs="Arial"/>
          <w:color w:val="000000"/>
          <w:sz w:val="22"/>
        </w:rPr>
        <w:t xml:space="preserve">{addr}</w:t>
      </w:r>
      <w:r>
        <w:rPr>
          <w:rFonts w:ascii="Arial" w:hAnsi="Arial" w:eastAsia="Arial" w:cs="Arial"/>
          <w:color w:val="008800"/>
          <w:sz w:val="22"/>
        </w:rPr>
        <w:t xml:space="preserve">) se ha desconectado."</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Notificar a los demás que el usuario salió (opcional)</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_broadcast(</w:t>
      </w:r>
      <w:r>
        <w:rPr>
          <w:rFonts w:ascii="Arial" w:hAnsi="Arial" w:eastAsia="Arial" w:cs="Arial"/>
          <w:color w:val="008800"/>
          <w:sz w:val="22"/>
        </w:rPr>
        <w:t xml:space="preserve">f"** </w:t>
      </w:r>
      <w:r>
        <w:rPr>
          <w:rFonts w:ascii="Arial" w:hAnsi="Arial" w:eastAsia="Arial" w:cs="Arial"/>
          <w:color w:val="000000"/>
          <w:sz w:val="22"/>
        </w:rPr>
        <w:t xml:space="preserve">{nombre}</w:t>
      </w:r>
      <w:r>
        <w:rPr>
          <w:rFonts w:ascii="Arial" w:hAnsi="Arial" w:eastAsia="Arial" w:cs="Arial"/>
          <w:color w:val="008800"/>
          <w:sz w:val="22"/>
        </w:rPr>
        <w:t xml:space="preserve"> ha abandonado el chat **"</w:t>
      </w:r>
      <w:r>
        <w:rPr>
          <w:rFonts w:ascii="Arial" w:hAnsi="Arial" w:eastAsia="Arial" w:cs="Arial"/>
          <w:color w:val="000000"/>
          <w:sz w:val="22"/>
        </w:rPr>
        <w:t xml:space="preserve">, 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clients_names.pop(conn, </w:t>
      </w:r>
      <w:r>
        <w:rPr>
          <w:rFonts w:ascii="Arial" w:hAnsi="Arial" w:eastAsia="Arial" w:cs="Arial"/>
          <w:color w:val="006666"/>
          <w:sz w:val="22"/>
        </w:rPr>
        <w:t xml:space="preserve">None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conn.close()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def</w:t>
      </w:r>
      <w:r>
        <w:rPr>
          <w:rFonts w:ascii="Arial" w:hAnsi="Arial" w:eastAsia="Arial" w:cs="Arial"/>
          <w:color w:val="000000"/>
          <w:sz w:val="22"/>
        </w:rPr>
        <w:t xml:space="preserve"> _broadcast(mensaje, origen_conn=</w:t>
      </w:r>
      <w:r>
        <w:rPr>
          <w:rFonts w:ascii="Arial" w:hAnsi="Arial" w:eastAsia="Arial" w:cs="Arial"/>
          <w:color w:val="006666"/>
          <w:sz w:val="22"/>
        </w:rPr>
        <w:t xml:space="preserve">None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8800"/>
          <w:sz w:val="22"/>
        </w:rPr>
        <w:t xml:space="preserve">"""Envía el mensaje a todos los clientes conectados, excepto al de origen (si se indica)."""</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data = mensaje.encode(</w:t>
      </w:r>
      <w:r>
        <w:rPr>
          <w:rFonts w:ascii="Arial" w:hAnsi="Arial" w:eastAsia="Arial" w:cs="Arial"/>
          <w:color w:val="008800"/>
          <w:sz w:val="22"/>
        </w:rPr>
        <w:t xml:space="preserve">'utf-8'</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for</w:t>
      </w:r>
      <w:r>
        <w:rPr>
          <w:rFonts w:ascii="Arial" w:hAnsi="Arial" w:eastAsia="Arial" w:cs="Arial"/>
          <w:color w:val="000000"/>
          <w:sz w:val="22"/>
        </w:rPr>
        <w:t xml:space="preserve"> client </w:t>
      </w:r>
      <w:r>
        <w:rPr>
          <w:rFonts w:ascii="Arial" w:hAnsi="Arial" w:eastAsia="Arial" w:cs="Arial"/>
          <w:color w:val="000088"/>
          <w:sz w:val="22"/>
        </w:rPr>
        <w:t xml:space="preserve">in</w:t>
      </w:r>
      <w:r>
        <w:rPr>
          <w:rFonts w:ascii="Arial" w:hAnsi="Arial" w:eastAsia="Arial" w:cs="Arial"/>
          <w:color w:val="000000"/>
          <w:sz w:val="22"/>
        </w:rPr>
        <w:t xml:space="preserve"> clients: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client </w:t>
      </w:r>
      <w:r>
        <w:rPr>
          <w:rFonts w:ascii="Arial" w:hAnsi="Arial" w:eastAsia="Arial" w:cs="Arial"/>
          <w:color w:val="000088"/>
          <w:sz w:val="22"/>
        </w:rPr>
        <w:t xml:space="preserve">is</w:t>
      </w:r>
      <w:r>
        <w:rPr>
          <w:rFonts w:ascii="Arial" w:hAnsi="Arial" w:eastAsia="Arial" w:cs="Arial"/>
          <w:color w:val="000000"/>
          <w:sz w:val="22"/>
        </w:rPr>
        <w:t xml:space="preserve"> origen_conn: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continue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client.send(data)</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except</w:t>
      </w:r>
      <w:r>
        <w:rPr>
          <w:rFonts w:ascii="Arial" w:hAnsi="Arial" w:eastAsia="Arial" w:cs="Arial"/>
          <w:color w:val="000000"/>
          <w:sz w:val="22"/>
        </w:rPr>
        <w:t xml:space="preserve"> Exception </w:t>
      </w:r>
      <w:r>
        <w:rPr>
          <w:rFonts w:ascii="Arial" w:hAnsi="Arial" w:eastAsia="Arial" w:cs="Arial"/>
          <w:color w:val="000088"/>
          <w:sz w:val="22"/>
        </w:rPr>
        <w:t xml:space="preserve">as</w:t>
      </w:r>
      <w:r>
        <w:rPr>
          <w:rFonts w:ascii="Arial" w:hAnsi="Arial" w:eastAsia="Arial" w:cs="Arial"/>
          <w:color w:val="000000"/>
          <w:sz w:val="22"/>
        </w:rPr>
        <w:t xml:space="preserve"> 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f"[Advertencia] No se pudo enviar a un cliente: </w:t>
      </w:r>
      <w:r>
        <w:rPr>
          <w:rFonts w:ascii="Arial" w:hAnsi="Arial" w:eastAsia="Arial" w:cs="Arial"/>
          <w:color w:val="000000"/>
          <w:sz w:val="22"/>
        </w:rPr>
        <w:t xml:space="preserve">{e}</w:t>
      </w:r>
      <w:r>
        <w:rPr>
          <w:rFonts w:ascii="Arial" w:hAnsi="Arial" w:eastAsia="Arial" w:cs="Arial"/>
          <w:color w:val="008800"/>
          <w:sz w:val="22"/>
        </w:rPr>
        <w:t xml:space="preserve">"</w:t>
      </w:r>
      <w:r>
        <w:rPr>
          <w:rFonts w:ascii="Arial" w:hAnsi="Arial" w:eastAsia="Arial" w:cs="Arial"/>
          <w:color w:val="000000"/>
          <w:sz w:val="22"/>
        </w:rPr>
        <w:t xml:space="preserve">)</w:t>
      </w:r>
      <w:r/>
      <w:r>
        <w:rPr>
          <w:rFonts w:ascii="Arial" w:hAnsi="Arial" w:eastAsia="Arial" w:cs="Arial"/>
          <w:color w:val="000000"/>
          <w:sz w:val="22"/>
        </w:rPr>
      </w:r>
      <w:r/>
      <w:r>
        <w:rPr>
          <w:rFonts w:ascii="Arial" w:hAnsi="Arial" w:eastAsia="Arial" w:cs="Arial"/>
          <w:sz w:val="22"/>
        </w:rPr>
      </w:r>
    </w:p>
    <w:p>
      <w:pPr>
        <w:pBdr/>
        <w:spacing/>
        <w:ind/>
        <w:jc w:val="both"/>
        <w:rPr>
          <w:b w:val="0"/>
          <w:bCs w:val="0"/>
        </w:rPr>
      </w:pPr>
      <w:r>
        <w:rPr>
          <w:b w:val="0"/>
          <w:bCs w:val="0"/>
        </w:rPr>
      </w:r>
      <w:r>
        <w:rPr>
          <w:b w:val="0"/>
          <w:bCs w:val="0"/>
        </w:rPr>
      </w:r>
      <w:r>
        <w:rPr>
          <w:b w:val="0"/>
          <w:bCs w:val="0"/>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while</w:t>
      </w:r>
      <w:r>
        <w:rPr>
          <w:rFonts w:ascii="Arial" w:hAnsi="Arial" w:eastAsia="Arial" w:cs="Arial"/>
          <w:color w:val="000000"/>
          <w:sz w:val="22"/>
        </w:rPr>
        <w:t xml:space="preserve"> </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conn, addr = server_sock.accept()  </w:t>
      </w:r>
      <w:r>
        <w:rPr>
          <w:rFonts w:ascii="Arial" w:hAnsi="Arial" w:eastAsia="Arial" w:cs="Arial"/>
          <w:color w:val="880000"/>
          <w:sz w:val="22"/>
        </w:rPr>
        <w:t xml:space="preserve"># Esperar una nueva conexión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clients.append(conn)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Crear y lanzar un hilo para atender al nuevo cliente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hilo = threading.Thread(target=atender_cliente, args=(conn, addr), daemon=</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hilo.start()</w:t>
      </w:r>
      <w:r/>
      <w:r>
        <w:rPr>
          <w:rFonts w:ascii="Arial" w:hAnsi="Arial" w:eastAsia="Arial" w:cs="Arial"/>
          <w:color w:val="000000"/>
          <w:sz w:val="22"/>
        </w:rPr>
      </w:r>
      <w:r/>
      <w:r>
        <w:rPr>
          <w:rFonts w:ascii="Arial" w:hAnsi="Arial" w:eastAsia="Arial" w:cs="Arial"/>
          <w:sz w:val="22"/>
        </w:rPr>
      </w:r>
    </w:p>
    <w:p>
      <w:pPr>
        <w:pBdr/>
        <w:spacing/>
        <w:ind/>
        <w:jc w:val="both"/>
        <w:rPr/>
      </w:pPr>
      <w:r>
        <w:rPr>
          <w:b w:val="0"/>
          <w:bCs w:val="0"/>
        </w:rPr>
        <w:t xml:space="preserve">Aquí definimos la función atender_cliente(conn, addr) que será ejecutada en un nuevo hilo por cada conexión aceptada. Este hilo se encarga de comunicarse con un cliente específico.</w:t>
      </w:r>
      <w:r>
        <w:rPr>
          <w:b w:val="0"/>
          <w:bCs w:val="0"/>
        </w:rPr>
      </w:r>
      <w:r>
        <w:rPr>
          <w:b w:val="0"/>
          <w:bCs w:val="0"/>
        </w:rPr>
      </w:r>
      <w:r>
        <w:rPr>
          <w:b w:val="0"/>
          <w:bCs w:val="0"/>
        </w:rPr>
      </w:r>
      <w:r>
        <w:rPr>
          <w:b w:val="0"/>
          <w:bCs w:val="0"/>
        </w:rPr>
      </w:r>
    </w:p>
    <w:p>
      <w:pPr>
        <w:pBdr/>
        <w:spacing/>
        <w:ind/>
        <w:jc w:val="both"/>
        <w:rPr/>
      </w:pPr>
      <w:r>
        <w:rPr>
          <w:b w:val="0"/>
          <w:bCs w:val="0"/>
        </w:rPr>
        <w:t xml:space="preserve">Al entrar, lee el nombre de usuario enviado por el cliente como primera acción. Suponemos que el cliente, tras conectarse, envía su nombre (este detalle de protocolo lo definimos para identificar usuarios). Al decodificar username, lo almacenamos en clients</w:t>
      </w:r>
      <w:r>
        <w:rPr>
          <w:b w:val="0"/>
          <w:bCs w:val="0"/>
        </w:rPr>
        <w:t xml:space="preserve">_names dict vinculado al socket del cliente. También podemos informar al resto del chat que el usuario se unió, enviando un mensaje de sistema (por ejemplo ** usuario se ha unido **).</w:t>
      </w:r>
      <w:r>
        <w:rPr>
          <w:b w:val="0"/>
          <w:bCs w:val="0"/>
        </w:rPr>
      </w:r>
      <w:r>
        <w:rPr>
          <w:b w:val="0"/>
          <w:bCs w:val="0"/>
        </w:rPr>
      </w:r>
      <w:r>
        <w:rPr>
          <w:b w:val="0"/>
          <w:bCs w:val="0"/>
        </w:rPr>
      </w:r>
      <w:r>
        <w:rPr>
          <w:b w:val="0"/>
          <w:bCs w:val="0"/>
        </w:rPr>
      </w:r>
    </w:p>
    <w:p>
      <w:pPr>
        <w:pBdr/>
        <w:spacing/>
        <w:ind/>
        <w:jc w:val="both"/>
        <w:rPr/>
      </w:pPr>
      <w:r>
        <w:rPr>
          <w:b w:val="0"/>
          <w:bCs w:val="0"/>
        </w:rPr>
        <w:t xml:space="preserve">Luego entra en un bucle while True para recibir continuamente mensajes del cliente via conn.recv(1024). Usamos un tamaño de buffer de 1024 bytes (suficiente para mensajes cortos; si se quisieran mensajes más largos, se podría usar más).</w:t>
      </w:r>
      <w:r>
        <w:rPr>
          <w:b w:val="0"/>
          <w:bCs w:val="0"/>
        </w:rPr>
      </w:r>
      <w:r>
        <w:rPr>
          <w:b w:val="0"/>
          <w:bCs w:val="0"/>
        </w:rPr>
      </w:r>
      <w:r>
        <w:rPr>
          <w:b w:val="0"/>
          <w:bCs w:val="0"/>
        </w:rPr>
      </w:r>
      <w:r>
        <w:rPr>
          <w:b w:val="0"/>
          <w:bCs w:val="0"/>
        </w:rPr>
      </w:r>
    </w:p>
    <w:p>
      <w:pPr>
        <w:pBdr/>
        <w:spacing/>
        <w:ind/>
        <w:jc w:val="both"/>
        <w:rPr/>
      </w:pPr>
      <w:r>
        <w:rPr>
          <w:b w:val="0"/>
          <w:bCs w:val="0"/>
        </w:rPr>
        <w:t xml:space="preserve">Si recv devuelve not data (es decir, una cadena vacía b''), significa que el cliente cerró la conexión y salimos del bucle para terminar el hilo</w:t>
      </w:r>
      <w:r>
        <w:rPr>
          <w:b w:val="0"/>
          <w:bCs w:val="0"/>
        </w:rPr>
      </w:r>
      <w:r>
        <w:rPr>
          <w:b w:val="0"/>
          <w:bCs w:val="0"/>
        </w:rPr>
        <w:t xml:space="preserve">.</w:t>
      </w:r>
      <w:r>
        <w:rPr>
          <w:b w:val="0"/>
          <w:bCs w:val="0"/>
        </w:rPr>
      </w:r>
      <w:r>
        <w:rPr>
          <w:b w:val="0"/>
          <w:bCs w:val="0"/>
        </w:rPr>
      </w:r>
      <w:r>
        <w:rPr>
          <w:b w:val="0"/>
          <w:bCs w:val="0"/>
        </w:rPr>
      </w:r>
      <w:r>
        <w:rPr>
          <w:b w:val="0"/>
          <w:bCs w:val="0"/>
        </w:rPr>
      </w:r>
      <w:r>
        <w:rPr>
          <w:b w:val="0"/>
          <w:bCs w:val="0"/>
        </w:rPr>
      </w:r>
    </w:p>
    <w:p>
      <w:pPr>
        <w:pBdr/>
        <w:spacing/>
        <w:ind/>
        <w:jc w:val="both"/>
        <w:rPr/>
      </w:pPr>
      <w:r>
        <w:rPr>
          <w:b w:val="0"/>
          <w:bCs w:val="0"/>
        </w:rPr>
        <w:t xml:space="preserve">Convertimos los datos a cadena con decode('utf-8') (los sockets transmiten bytes, aquí asumimos texto UTF-8). Realizamos strip() para quitar saltos de línea o espacios sobrantes.</w:t>
      </w:r>
      <w:r>
        <w:rPr>
          <w:b w:val="0"/>
          <w:bCs w:val="0"/>
        </w:rPr>
      </w:r>
      <w:r>
        <w:rPr>
          <w:b w:val="0"/>
          <w:bCs w:val="0"/>
        </w:rPr>
      </w:r>
      <w:r>
        <w:rPr>
          <w:b w:val="0"/>
          <w:bCs w:val="0"/>
        </w:rPr>
      </w:r>
      <w:r>
        <w:rPr>
          <w:b w:val="0"/>
          <w:bCs w:val="0"/>
        </w:rPr>
      </w:r>
    </w:p>
    <w:p>
      <w:pPr>
        <w:pBdr/>
        <w:spacing/>
        <w:ind/>
        <w:jc w:val="both"/>
        <w:rPr/>
      </w:pPr>
      <w:r>
        <w:rPr>
          <w:b w:val="0"/>
          <w:bCs w:val="0"/>
        </w:rPr>
        <w:t xml:space="preserve">Si el mensaje no es vacío, verificamos si inicia con nuestros comandos especiales:</w:t>
      </w:r>
      <w:r>
        <w:rPr>
          <w:b w:val="0"/>
          <w:bCs w:val="0"/>
        </w:rPr>
      </w:r>
      <w:r>
        <w:rPr>
          <w:b w:val="0"/>
          <w:bCs w:val="0"/>
        </w:rPr>
      </w:r>
      <w:r>
        <w:rPr>
          <w:b w:val="0"/>
          <w:bCs w:val="0"/>
        </w:rPr>
      </w:r>
      <w:r>
        <w:rPr>
          <w:b w:val="0"/>
          <w:bCs w:val="0"/>
        </w:rPr>
      </w:r>
    </w:p>
    <w:p>
      <w:pPr>
        <w:pBdr/>
        <w:spacing/>
        <w:ind/>
        <w:jc w:val="both"/>
        <w:rPr/>
      </w:pPr>
      <w:r>
        <w:rPr>
          <w:b w:val="0"/>
          <w:bCs w:val="0"/>
        </w:rPr>
        <w:t xml:space="preserve">'/listar': el servidor compila la lista de nombres de usuarios conectados (iterando clients_names.values()) y envía esa lista de vuelta solo al cliente que lo pidió, usando conn.send(). Nótese que codificamos la cadena a bytes. Este mensaje aparecerá en la </w:t>
      </w:r>
      <w:r>
        <w:rPr>
          <w:b w:val="0"/>
          <w:bCs w:val="0"/>
        </w:rPr>
        <w:t xml:space="preserve">consola del cliente como respuesta.</w:t>
      </w:r>
      <w:r>
        <w:rPr>
          <w:b w:val="0"/>
          <w:bCs w:val="0"/>
        </w:rPr>
      </w:r>
      <w:r>
        <w:rPr>
          <w:b w:val="0"/>
          <w:bCs w:val="0"/>
        </w:rPr>
      </w:r>
      <w:r>
        <w:rPr>
          <w:b w:val="0"/>
          <w:bCs w:val="0"/>
        </w:rPr>
      </w:r>
      <w:r>
        <w:rPr>
          <w:b w:val="0"/>
          <w:bCs w:val="0"/>
        </w:rPr>
      </w:r>
    </w:p>
    <w:p>
      <w:pPr>
        <w:pBdr/>
        <w:spacing/>
        <w:ind/>
        <w:jc w:val="both"/>
        <w:rPr/>
      </w:pPr>
      <w:r>
        <w:rPr>
          <w:b w:val="0"/>
          <w:bCs w:val="0"/>
        </w:rPr>
        <w:t xml:space="preserve">'/quitar': simplemente hacemos break del bucle, lo que conducirá a cerrar la conexión con ese cliente (interpretamos que el propio cliente también se cerrará voluntariamente tras enviar este comando).</w:t>
      </w:r>
      <w:r>
        <w:rPr>
          <w:b w:val="0"/>
          <w:bCs w:val="0"/>
        </w:rPr>
      </w:r>
      <w:r>
        <w:rPr>
          <w:b w:val="0"/>
          <w:bCs w:val="0"/>
        </w:rPr>
      </w:r>
      <w:r>
        <w:rPr>
          <w:b w:val="0"/>
          <w:bCs w:val="0"/>
        </w:rPr>
      </w:r>
      <w:r>
        <w:rPr>
          <w:b w:val="0"/>
          <w:bCs w:val="0"/>
        </w:rPr>
      </w:r>
    </w:p>
    <w:p>
      <w:pPr>
        <w:pBdr/>
        <w:spacing/>
        <w:ind/>
        <w:jc w:val="both"/>
        <w:rPr/>
      </w:pPr>
      <w:r>
        <w:rPr>
          <w:b w:val="0"/>
          <w:bCs w:val="0"/>
        </w:rPr>
        <w:t xml:space="preserve">Cualquier otro texto se trata como mensaje de chat normal. Entonces formamos una cadena con el formato "username: mensaje" para identificar al remitente, y llamamos a _broadcast(mensaje_formateado, conn) para enviarlo a todos los demás clientes.</w:t>
      </w:r>
      <w:r>
        <w:rPr>
          <w:b w:val="0"/>
          <w:bCs w:val="0"/>
        </w:rPr>
      </w:r>
      <w:r>
        <w:rPr>
          <w:b w:val="0"/>
          <w:bCs w:val="0"/>
        </w:rPr>
      </w:r>
      <w:r>
        <w:rPr>
          <w:b w:val="0"/>
          <w:bCs w:val="0"/>
        </w:rPr>
      </w:r>
      <w:r>
        <w:rPr>
          <w:b w:val="0"/>
          <w:bCs w:val="0"/>
        </w:rPr>
      </w:r>
    </w:p>
    <w:p>
      <w:pPr>
        <w:pBdr/>
        <w:spacing/>
        <w:ind/>
        <w:jc w:val="both"/>
        <w:rPr/>
      </w:pPr>
      <w:r>
        <w:rPr>
          <w:b w:val="0"/>
          <w:bCs w:val="0"/>
        </w:rPr>
        <w:t xml:space="preserve">La función _broadcast recorre la lista clients (sockets conectados) y envía el mensaje a cada uno excepto, opcionalmente, al que corresponde al origen_conn (de donde vino el mensaje)</w:t>
      </w:r>
      <w:r>
        <w:rPr>
          <w:b w:val="0"/>
          <w:bCs w:val="0"/>
        </w:rPr>
      </w:r>
      <w:r>
        <w:rPr>
          <w:b w:val="0"/>
          <w:bCs w:val="0"/>
        </w:rPr>
        <w:t xml:space="preserve">. Esto coincide con la lógica esperada: reenviar a todos los demás clientes conectados el mensaje recibido</w:t>
      </w:r>
      <w:r>
        <w:rPr>
          <w:b w:val="0"/>
          <w:bCs w:val="0"/>
        </w:rPr>
      </w:r>
      <w:r>
        <w:rPr>
          <w:b w:val="0"/>
          <w:bCs w:val="0"/>
        </w:rPr>
        <w:t xml:space="preserve">. Si ocurre un error al enviar a algún cliente (por ejemplo, si un cliente se desconectó repentinamente), capturamos la excepción y opcionalmente removemos ese cliente de la lista.</w:t>
      </w:r>
      <w:r>
        <w:rPr>
          <w:b w:val="0"/>
          <w:bCs w:val="0"/>
        </w:rPr>
      </w:r>
      <w:r>
        <w:rPr>
          <w:b w:val="0"/>
          <w:bCs w:val="0"/>
        </w:rPr>
      </w:r>
      <w:r>
        <w:rPr>
          <w:b w:val="0"/>
          <w:bCs w:val="0"/>
        </w:rPr>
      </w:r>
      <w:r>
        <w:rPr>
          <w:b w:val="0"/>
          <w:bCs w:val="0"/>
        </w:rPr>
      </w:r>
      <w:r>
        <w:rPr>
          <w:b w:val="0"/>
          <w:bCs w:val="0"/>
        </w:rPr>
      </w:r>
      <w:r>
        <w:rPr>
          <w:b w:val="0"/>
          <w:bCs w:val="0"/>
        </w:rPr>
      </w:r>
    </w:p>
    <w:p>
      <w:pPr>
        <w:pBdr/>
        <w:spacing/>
        <w:ind/>
        <w:jc w:val="both"/>
        <w:rPr/>
      </w:pPr>
      <w:r>
        <w:rPr>
          <w:b w:val="0"/>
          <w:bCs w:val="0"/>
        </w:rPr>
        <w:t xml:space="preserve">Usamos bloque try/except alrededor de la recepción y envío para capturar cualquier error de I/O. Si hay una excepción inesperada, se imprime un mensaje de error pero el hilo procedería a finalizar limpiamente en el finally.</w:t>
      </w:r>
      <w:r>
        <w:rPr>
          <w:b w:val="0"/>
          <w:bCs w:val="0"/>
        </w:rPr>
      </w:r>
      <w:r>
        <w:rPr>
          <w:b w:val="0"/>
          <w:bCs w:val="0"/>
        </w:rPr>
      </w:r>
      <w:r>
        <w:rPr>
          <w:b w:val="0"/>
          <w:bCs w:val="0"/>
        </w:rPr>
      </w:r>
      <w:r>
        <w:rPr>
          <w:b w:val="0"/>
          <w:bCs w:val="0"/>
        </w:rPr>
      </w:r>
    </w:p>
    <w:p>
      <w:pPr>
        <w:pBdr/>
        <w:spacing/>
        <w:ind/>
        <w:jc w:val="both"/>
        <w:rPr/>
      </w:pPr>
      <w:r>
        <w:rPr>
          <w:b w:val="0"/>
          <w:bCs w:val="0"/>
        </w:rPr>
        <w:t xml:space="preserve">En el bloque finally, se realiza la limpieza al terminar la comunicación con un cliente: eliminar su socket de la lista clients y su nombre del diccionario clients_names. También informamos por consola del servidor la desconexión. Podemos enviar un mensaje </w:t>
      </w:r>
      <w:r>
        <w:rPr>
          <w:b w:val="0"/>
          <w:bCs w:val="0"/>
        </w:rPr>
        <w:t xml:space="preserve">a los demás anunciando que ese usuario salió (pasando origen_conn como el socket que se desconectó, para que _broadcast omita enviárselo a sí mismo, aunque ese socket ya no está en clients de todos modos). Finalmente se cierra el socket con conn.close()</w:t>
      </w:r>
      <w:r>
        <w:rPr>
          <w:b w:val="0"/>
          <w:bCs w:val="0"/>
        </w:rPr>
      </w:r>
      <w:r>
        <w:rPr>
          <w:b w:val="0"/>
          <w:bCs w:val="0"/>
        </w:rPr>
        <w:t xml:space="preserve">.</w:t>
      </w:r>
      <w:r>
        <w:rPr>
          <w:b w:val="0"/>
          <w:bCs w:val="0"/>
        </w:rPr>
      </w:r>
      <w:r>
        <w:rPr>
          <w:b w:val="0"/>
          <w:bCs w:val="0"/>
        </w:rPr>
      </w:r>
      <w:r>
        <w:rPr>
          <w:b w:val="0"/>
          <w:bCs w:val="0"/>
        </w:rPr>
      </w:r>
      <w:r>
        <w:rPr>
          <w:b w:val="0"/>
          <w:bCs w:val="0"/>
        </w:rPr>
      </w:r>
      <w:r>
        <w:rPr>
          <w:b w:val="0"/>
          <w:bCs w:val="0"/>
        </w:rPr>
      </w:r>
    </w:p>
    <w:p>
      <w:pPr>
        <w:pBdr/>
        <w:spacing/>
        <w:ind/>
        <w:jc w:val="both"/>
        <w:rPr>
          <w:b w:val="0"/>
          <w:bCs w:val="0"/>
          <w:highlight w:val="none"/>
        </w:rPr>
      </w:pPr>
      <w:r>
        <w:rPr>
          <w:b w:val="0"/>
          <w:bCs w:val="0"/>
        </w:rPr>
        <w:t xml:space="preserve">La creación del hilo se hace con threading.Thread(target=atender_cliente, args=(conn, addr), daemon=True) y luego start() para que comience a correr concurrentemente</w:t>
      </w:r>
      <w:r>
        <w:rPr>
          <w:b w:val="0"/>
          <w:bCs w:val="0"/>
        </w:rPr>
      </w:r>
      <w:r>
        <w:rPr>
          <w:b w:val="0"/>
          <w:bCs w:val="0"/>
        </w:rPr>
        <w:t xml:space="preserve">. Marcamos el hilo como daemon (opcional) para que no impida salir del programa si todos los hilos principales terminan. El servidor principal luego vuelve al inicio del bucle while True y llama a accept() nuevamente quedando a la espera de otra conexión en</w:t>
      </w:r>
      <w:r>
        <w:rPr>
          <w:b w:val="0"/>
          <w:bCs w:val="0"/>
        </w:rPr>
        <w:t xml:space="preserve">trante sin bloquear el manejo de los ya conectados</w:t>
      </w:r>
      <w:r>
        <w:rPr>
          <w:b w:val="0"/>
          <w:bCs w:val="0"/>
        </w:rPr>
      </w:r>
      <w:r>
        <w:rPr>
          <w:b w:val="0"/>
          <w:bCs w:val="0"/>
        </w:rPr>
      </w:r>
      <w:r>
        <w:rPr>
          <w:b w:val="0"/>
          <w:bCs w:val="0"/>
        </w:rPr>
        <w:t xml:space="preserve">. Con este diseño, el servidor puede gestionar N clientes simultáneamente (limitado por los recursos del sistema), delegando la I/O de cada uno a hilos separados.</w:t>
      </w:r>
      <w:r>
        <w:rPr>
          <w:b w:val="0"/>
          <w:bCs w:val="0"/>
        </w:rPr>
      </w:r>
      <w:r>
        <w:rPr>
          <w:b w:val="0"/>
          <w:bCs w:val="0"/>
        </w:rPr>
      </w:r>
      <w:r>
        <w:rPr>
          <w:b w:val="0"/>
          <w:bCs w:val="0"/>
        </w:rPr>
      </w:r>
      <w:r>
        <w:rPr>
          <w:b w:val="0"/>
          <w:bCs w:val="0"/>
        </w:rPr>
      </w:r>
      <w:r>
        <w:rPr>
          <w:b w:val="0"/>
          <w:bCs w:val="0"/>
        </w:rPr>
      </w:r>
    </w:p>
    <w:p>
      <w:pPr>
        <w:pBdr/>
        <w:spacing/>
        <w:ind/>
        <w:jc w:val="both"/>
        <w:rPr>
          <w:b w:val="0"/>
          <w:bCs w:val="0"/>
        </w:rPr>
      </w:pPr>
      <w:r>
        <w:rPr>
          <w:b w:val="0"/>
          <w:bCs w:val="0"/>
          <w:highlight w:val="none"/>
        </w:rPr>
      </w:r>
      <w:r>
        <w:rPr>
          <w:b w:val="0"/>
          <w:bCs w:val="0"/>
          <w:highlight w:val="none"/>
        </w:rPr>
      </w:r>
      <w:r>
        <w:rPr>
          <w:b w:val="0"/>
          <w:bCs w:val="0"/>
          <w:highlight w:val="none"/>
        </w:rPr>
      </w:r>
    </w:p>
    <w:p>
      <w:pPr>
        <w:pBdr/>
        <w:spacing/>
        <w:ind/>
        <w:jc w:val="both"/>
        <w:rPr>
          <w:b w:val="0"/>
          <w:bCs w:val="0"/>
        </w:rPr>
      </w:pPr>
      <w:r>
        <w:rPr>
          <w:b w:val="0"/>
          <w:bCs w:val="0"/>
        </w:rPr>
      </w:r>
      <w:r>
        <w:rPr>
          <w:b w:val="0"/>
          <w:bCs w:val="0"/>
        </w:rPr>
      </w:r>
      <w:r>
        <w:t xml:space="preserve">Primero, el cliente debe establecer la conexión TCP con el servidor:</w:t>
      </w:r>
      <w:r>
        <w:rPr>
          <w:b w:val="0"/>
          <w:bCs w:val="0"/>
        </w:rPr>
      </w:r>
      <w:r>
        <w:rPr>
          <w:b w:val="0"/>
          <w:bCs w:val="0"/>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import</w:t>
      </w:r>
      <w:r>
        <w:rPr>
          <w:rFonts w:ascii="Arial" w:hAnsi="Arial" w:eastAsia="Arial" w:cs="Arial"/>
          <w:color w:val="000000"/>
          <w:sz w:val="22"/>
        </w:rPr>
        <w:t xml:space="preserve"> socket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import</w:t>
      </w:r>
      <w:r>
        <w:rPr>
          <w:rFonts w:ascii="Arial" w:hAnsi="Arial" w:eastAsia="Arial" w:cs="Arial"/>
          <w:color w:val="000000"/>
          <w:sz w:val="22"/>
        </w:rPr>
        <w:t xml:space="preserve"> threading</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SERVER_HOST = </w:t>
      </w:r>
      <w:r>
        <w:rPr>
          <w:rFonts w:ascii="Arial" w:hAnsi="Arial" w:eastAsia="Arial" w:cs="Arial"/>
          <w:color w:val="008800"/>
          <w:sz w:val="22"/>
        </w:rPr>
        <w:t xml:space="preserve">'127.0.0.1'</w:t>
      </w:r>
      <w:r>
        <w:rPr>
          <w:rFonts w:ascii="Arial" w:hAnsi="Arial" w:eastAsia="Arial" w:cs="Arial"/>
          <w:color w:val="000000"/>
          <w:sz w:val="22"/>
        </w:rPr>
        <w:t xml:space="preserve">   </w:t>
      </w:r>
      <w:r>
        <w:rPr>
          <w:rFonts w:ascii="Arial" w:hAnsi="Arial" w:eastAsia="Arial" w:cs="Arial"/>
          <w:color w:val="880000"/>
          <w:sz w:val="22"/>
        </w:rPr>
        <w:t xml:space="preserve"># IP o nombre de host del servidor (localhost para pruebas)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SERVER_PORT = </w:t>
      </w:r>
      <w:r>
        <w:rPr>
          <w:rFonts w:ascii="Arial" w:hAnsi="Arial" w:eastAsia="Arial" w:cs="Arial"/>
          <w:color w:val="006666"/>
          <w:sz w:val="22"/>
        </w:rPr>
        <w:t xml:space="preserve">5000</w:t>
      </w:r>
      <w:r>
        <w:rPr>
          <w:rFonts w:ascii="Arial" w:hAnsi="Arial" w:eastAsia="Arial" w:cs="Arial"/>
          <w:color w:val="000000"/>
          <w:sz w:val="22"/>
        </w:rPr>
        <w:t xml:space="preserve">          </w:t>
      </w:r>
      <w:r>
        <w:rPr>
          <w:rFonts w:ascii="Arial" w:hAnsi="Arial" w:eastAsia="Arial" w:cs="Arial"/>
          <w:color w:val="880000"/>
          <w:sz w:val="22"/>
        </w:rPr>
        <w:t xml:space="preserve"># Puerto en el que escucha el servidor de chat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880000"/>
          <w:sz w:val="22"/>
        </w:rPr>
        <w:t xml:space="preserve"># Crear socket TCP del cliente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client_sock = socket.socket(socket.AF_INET, socket.SOCK_STREAM)</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client_sock.connect((SERVER_HOST, SERVER_PORT))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f"Conectado al servidor de chat en </w:t>
      </w:r>
      <w:r>
        <w:rPr>
          <w:rFonts w:ascii="Arial" w:hAnsi="Arial" w:eastAsia="Arial" w:cs="Arial"/>
          <w:color w:val="000000"/>
          <w:sz w:val="22"/>
        </w:rPr>
        <w:t xml:space="preserve">{SERVER_HOST}</w:t>
      </w:r>
      <w:r>
        <w:rPr>
          <w:rFonts w:ascii="Arial" w:hAnsi="Arial" w:eastAsia="Arial" w:cs="Arial"/>
          <w:color w:val="008800"/>
          <w:sz w:val="22"/>
        </w:rPr>
        <w:t xml:space="preserve">:</w:t>
      </w:r>
      <w:r>
        <w:rPr>
          <w:rFonts w:ascii="Arial" w:hAnsi="Arial" w:eastAsia="Arial" w:cs="Arial"/>
          <w:color w:val="000000"/>
          <w:sz w:val="22"/>
        </w:rPr>
        <w:t xml:space="preserve">{SERVER_PORT}</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except</w:t>
      </w:r>
      <w:r>
        <w:rPr>
          <w:rFonts w:ascii="Arial" w:hAnsi="Arial" w:eastAsia="Arial" w:cs="Arial"/>
          <w:color w:val="000000"/>
          <w:sz w:val="22"/>
        </w:rPr>
        <w:t xml:space="preserve"> Exception </w:t>
      </w:r>
      <w:r>
        <w:rPr>
          <w:rFonts w:ascii="Arial" w:hAnsi="Arial" w:eastAsia="Arial" w:cs="Arial"/>
          <w:color w:val="000088"/>
          <w:sz w:val="22"/>
        </w:rPr>
        <w:t xml:space="preserve">as</w:t>
      </w:r>
      <w:r>
        <w:rPr>
          <w:rFonts w:ascii="Arial" w:hAnsi="Arial" w:eastAsia="Arial" w:cs="Arial"/>
          <w:color w:val="000000"/>
          <w:sz w:val="22"/>
        </w:rPr>
        <w:t xml:space="preserve"> 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f"No se pudo conectar al servidor: </w:t>
      </w:r>
      <w:r>
        <w:rPr>
          <w:rFonts w:ascii="Arial" w:hAnsi="Arial" w:eastAsia="Arial" w:cs="Arial"/>
          <w:color w:val="000000"/>
          <w:sz w:val="22"/>
        </w:rPr>
        <w:t xml:space="preserve">{e}</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exit(</w:t>
      </w:r>
      <w:r>
        <w:rPr>
          <w:rFonts w:ascii="Arial" w:hAnsi="Arial" w:eastAsia="Arial" w:cs="Arial"/>
          <w:color w:val="006666"/>
          <w:sz w:val="22"/>
        </w:rPr>
        <w:t xml:space="preserve">1</w:t>
      </w:r>
      <w:r>
        <w:rPr>
          <w:rFonts w:ascii="Arial" w:hAnsi="Arial" w:eastAsia="Arial" w:cs="Arial"/>
          <w:color w:val="000000"/>
          <w:sz w:val="22"/>
        </w:rPr>
        <w:t xml:space="preserve">)</w:t>
      </w:r>
      <w:r/>
      <w:r>
        <w:rPr>
          <w:rFonts w:ascii="Arial" w:hAnsi="Arial" w:eastAsia="Arial" w:cs="Arial"/>
          <w:color w:val="000000"/>
          <w:sz w:val="22"/>
        </w:rPr>
      </w:r>
      <w:r/>
      <w:r>
        <w:rPr>
          <w:rFonts w:ascii="Arial" w:hAnsi="Arial" w:eastAsia="Arial" w:cs="Arial"/>
          <w:sz w:val="22"/>
        </w:rPr>
      </w:r>
    </w:p>
    <w:p>
      <w:pPr>
        <w:pBdr/>
        <w:spacing/>
        <w:ind/>
        <w:jc w:val="both"/>
        <w:rPr>
          <w:b w:val="0"/>
          <w:bCs w:val="0"/>
          <w:highlight w:val="none"/>
        </w:rPr>
      </w:pPr>
      <w:r>
        <w:rPr>
          <w:b w:val="0"/>
          <w:bCs w:val="0"/>
        </w:rPr>
      </w:r>
      <w:r>
        <w:rPr>
          <w:b w:val="0"/>
          <w:bCs w:val="0"/>
        </w:rPr>
      </w:r>
      <w:r>
        <w:t xml:space="preserve">Aquí se configura el socket de manera similar, pero usando connect() en lugar de bind/listen. Si el servidor está en otra máquina, SERVER_HOST debe ser la IP de esa máquina (por ejemplo la IP de la VM Ubuntu en la red local). Tras connect, la conexión TCP </w:t>
      </w:r>
      <w:r>
        <w:t xml:space="preserve">de cliente a servidor queda establecida (realiza internamente el handshake TCP).</w:t>
      </w:r>
      <w:r>
        <w:rPr>
          <w:b w:val="0"/>
          <w:bCs w:val="0"/>
        </w:rPr>
      </w:r>
      <w:r>
        <w:rPr>
          <w:b w:val="0"/>
          <w:bCs w:val="0"/>
        </w:rPr>
      </w:r>
    </w:p>
    <w:p>
      <w:pPr>
        <w:pBdr/>
        <w:spacing/>
        <w:ind/>
        <w:jc w:val="both"/>
        <w:rPr>
          <w:b w:val="0"/>
          <w:bCs w:val="0"/>
        </w:rPr>
      </w:pPr>
      <w:r>
        <w:rPr>
          <w:b w:val="0"/>
          <w:bCs w:val="0"/>
          <w:highlight w:val="none"/>
        </w:rPr>
      </w:r>
      <w:r>
        <w:rPr>
          <w:b w:val="0"/>
          <w:bCs w:val="0"/>
          <w:highlight w:val="none"/>
        </w:rPr>
      </w:r>
      <w:r>
        <w:rPr>
          <w:b w:val="0"/>
          <w:bCs w:val="0"/>
          <w:highlight w:val="none"/>
        </w:rPr>
      </w:r>
    </w:p>
    <w:p>
      <w:pPr>
        <w:pBdr/>
        <w:spacing/>
        <w:ind/>
        <w:jc w:val="both"/>
        <w:rPr>
          <w:b w:val="0"/>
          <w:bCs w:val="0"/>
        </w:rPr>
      </w:pPr>
      <w:r>
        <w:rPr>
          <w:b w:val="0"/>
          <w:bCs w:val="0"/>
        </w:rPr>
      </w:r>
      <w:r>
        <w:rPr>
          <w:lang w:val="es-AR"/>
        </w:rPr>
        <w:t xml:space="preserve">E</w:t>
      </w:r>
      <w:r>
        <w:t xml:space="preserve">l cliente enví</w:t>
      </w:r>
      <w:r>
        <w:rPr>
          <w:lang w:val="es-AR"/>
        </w:rPr>
        <w:t xml:space="preserve">a</w:t>
      </w:r>
      <w:r>
        <w:t xml:space="preserve"> inmediatamente su nombre de usuario al servidor, para que este lo registre</w:t>
      </w:r>
      <w:r>
        <w:rPr>
          <w:b w:val="0"/>
          <w:bCs w:val="0"/>
          <w:lang w:val="es-AR"/>
        </w:rPr>
        <w:t xml:space="preserve">:</w:t>
      </w:r>
      <w:r>
        <w:rPr>
          <w:b w:val="0"/>
          <w:bCs w:val="0"/>
        </w:rPr>
      </w:r>
      <w:r>
        <w:rPr>
          <w:b w:val="0"/>
          <w:bCs w:val="0"/>
        </w:rPr>
      </w:r>
      <w:r>
        <w:rPr>
          <w:b w:val="0"/>
          <w:bCs w:val="0"/>
        </w:rPr>
      </w:r>
      <w:r>
        <w:rPr>
          <w:b w:val="0"/>
          <w:bCs w:val="0"/>
        </w:rPr>
      </w:r>
      <w:r>
        <w:rPr>
          <w:b w:val="0"/>
          <w:bCs w:val="0"/>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nombre_usuario = </w:t>
      </w:r>
      <w:r>
        <w:rPr>
          <w:rFonts w:ascii="Arial" w:hAnsi="Arial" w:eastAsia="Arial" w:cs="Arial"/>
          <w:color w:val="660066"/>
          <w:sz w:val="22"/>
        </w:rPr>
        <w:t xml:space="preserve">input</w:t>
      </w:r>
      <w:r>
        <w:rPr>
          <w:rFonts w:ascii="Arial" w:hAnsi="Arial" w:eastAsia="Arial" w:cs="Arial"/>
          <w:color w:val="000000"/>
          <w:sz w:val="22"/>
        </w:rPr>
        <w:t xml:space="preserve">(</w:t>
      </w:r>
      <w:r>
        <w:rPr>
          <w:rFonts w:ascii="Arial" w:hAnsi="Arial" w:eastAsia="Arial" w:cs="Arial"/>
          <w:color w:val="008800"/>
          <w:sz w:val="22"/>
        </w:rPr>
        <w:t xml:space="preserve">"Ingrese su nombre de usuario: "</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if</w:t>
      </w:r>
      <w:r>
        <w:rPr>
          <w:rFonts w:ascii="Arial" w:hAnsi="Arial" w:eastAsia="Arial" w:cs="Arial"/>
          <w:color w:val="000000"/>
          <w:sz w:val="22"/>
        </w:rPr>
        <w:t xml:space="preserve"> </w:t>
      </w:r>
      <w:r>
        <w:rPr>
          <w:rFonts w:ascii="Arial" w:hAnsi="Arial" w:eastAsia="Arial" w:cs="Arial"/>
          <w:color w:val="000088"/>
          <w:sz w:val="22"/>
        </w:rPr>
        <w:t xml:space="preserve">not</w:t>
      </w:r>
      <w:r>
        <w:rPr>
          <w:rFonts w:ascii="Arial" w:hAnsi="Arial" w:eastAsia="Arial" w:cs="Arial"/>
          <w:color w:val="000000"/>
          <w:sz w:val="22"/>
        </w:rPr>
        <w:t xml:space="preserve"> nombre_usuario:</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nombre_usuario = </w:t>
      </w:r>
      <w:r>
        <w:rPr>
          <w:rFonts w:ascii="Arial" w:hAnsi="Arial" w:eastAsia="Arial" w:cs="Arial"/>
          <w:color w:val="008800"/>
          <w:sz w:val="22"/>
        </w:rPr>
        <w:t xml:space="preserve">"Anonimo"</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client_sock.send(nombre_usuario.encode(</w:t>
      </w:r>
      <w:r>
        <w:rPr>
          <w:rFonts w:ascii="Arial" w:hAnsi="Arial" w:eastAsia="Arial" w:cs="Arial"/>
          <w:color w:val="008800"/>
          <w:sz w:val="22"/>
        </w:rPr>
        <w:t xml:space="preserve">'utf-8'</w:t>
      </w:r>
      <w:r>
        <w:rPr>
          <w:rFonts w:ascii="Arial" w:hAnsi="Arial" w:eastAsia="Arial" w:cs="Arial"/>
          <w:color w:val="000000"/>
          <w:sz w:val="22"/>
        </w:rPr>
        <w:t xml:space="preserve">))</w:t>
      </w:r>
      <w:r/>
      <w:r>
        <w:rPr>
          <w:rFonts w:ascii="Arial" w:hAnsi="Arial" w:eastAsia="Arial" w:cs="Arial"/>
          <w:color w:val="000000"/>
          <w:sz w:val="22"/>
        </w:rPr>
      </w:r>
      <w:r/>
      <w:r>
        <w:rPr>
          <w:rFonts w:ascii="Arial" w:hAnsi="Arial" w:eastAsia="Arial" w:cs="Arial"/>
          <w:sz w:val="22"/>
        </w:rPr>
      </w:r>
    </w:p>
    <w:p>
      <w:pPr>
        <w:pBdr/>
        <w:spacing/>
        <w:ind/>
        <w:jc w:val="both"/>
        <w:rPr>
          <w:b w:val="0"/>
          <w:bCs w:val="0"/>
          <w:highlight w:val="none"/>
        </w:rPr>
      </w:pPr>
      <w:r>
        <w:rPr>
          <w:b w:val="0"/>
          <w:bCs w:val="0"/>
        </w:rPr>
      </w:r>
      <w:r>
        <w:t xml:space="preserve">El servidor espera esto como primer mensaje para asociar el socket a un nombre.</w:t>
      </w:r>
      <w:r>
        <w:rPr>
          <w:b w:val="0"/>
          <w:bCs w:val="0"/>
        </w:rPr>
      </w:r>
      <w:r>
        <w:rPr>
          <w:b w:val="0"/>
          <w:bCs w:val="0"/>
        </w:rPr>
      </w:r>
      <w:r>
        <w:rPr>
          <w:b w:val="0"/>
          <w:bCs w:val="0"/>
          <w:highlight w:val="none"/>
        </w:rPr>
      </w:r>
    </w:p>
    <w:p>
      <w:pPr>
        <w:pBdr/>
        <w:spacing/>
        <w:ind/>
        <w:jc w:val="both"/>
        <w:rPr>
          <w:b w:val="0"/>
          <w:bCs w:val="0"/>
          <w:highlight w:val="none"/>
        </w:rPr>
      </w:pPr>
      <w:r>
        <w:rPr>
          <w:b w:val="0"/>
          <w:bCs w:val="0"/>
          <w:highlight w:val="none"/>
        </w:rPr>
      </w:r>
      <w:r>
        <w:rPr>
          <w:b w:val="0"/>
          <w:bCs w:val="0"/>
          <w:highlight w:val="none"/>
        </w:rPr>
      </w:r>
      <w:r>
        <w:rPr>
          <w:b w:val="0"/>
          <w:bCs w:val="0"/>
          <w:highlight w:val="none"/>
        </w:rPr>
      </w:r>
    </w:p>
    <w:p>
      <w:pPr>
        <w:pBdr/>
        <w:spacing/>
        <w:ind/>
        <w:jc w:val="both"/>
        <w:rPr>
          <w:b w:val="0"/>
          <w:bCs w:val="0"/>
        </w:rPr>
      </w:pPr>
      <w:r>
        <w:rPr>
          <w:b w:val="0"/>
          <w:bCs w:val="0"/>
        </w:rPr>
      </w:r>
      <w:r>
        <w:t xml:space="preserve">Para poder mostrar mensajes entrantes del chat en cualquier momento, creamos un hilo que se encargue únicamente de recibir datos del servidor </w:t>
      </w:r>
      <w:r>
        <w:rPr>
          <w:lang w:val="es-AR"/>
        </w:rPr>
        <w:t xml:space="preserve">e</w:t>
      </w:r>
      <w:r>
        <w:t xml:space="preserve"> imprimirlos en pantalla, mientras el hilo principal se dedicará a leer la entrada del usuario</w:t>
      </w:r>
      <w:r>
        <w:rPr>
          <w:b w:val="0"/>
          <w:bCs w:val="0"/>
        </w:rPr>
      </w:r>
      <w:r>
        <w:rPr>
          <w:b w:val="0"/>
          <w:bCs w:val="0"/>
        </w:rPr>
      </w:r>
      <w:r>
        <w:rPr>
          <w:b w:val="0"/>
          <w:bCs w:val="0"/>
          <w:highlight w:val="none"/>
        </w:rPr>
      </w:r>
      <w:r>
        <w:rPr>
          <w:b w:val="0"/>
          <w:bCs w:val="0"/>
          <w:highlight w:val="none"/>
        </w:rPr>
      </w:r>
      <w:r>
        <w:rPr>
          <w:b w:val="0"/>
          <w:bCs w:val="0"/>
          <w:highlight w:val="none"/>
        </w:rPr>
      </w:r>
      <w:r>
        <w:rPr>
          <w:b w:val="0"/>
          <w:bCs w:val="0"/>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880000"/>
          <w:sz w:val="22"/>
        </w:rPr>
        <w:t xml:space="preserve"># Función que ejecutará el hilo de recepción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88"/>
          <w:sz w:val="22"/>
        </w:rPr>
        <w:t xml:space="preserve">def</w:t>
      </w:r>
      <w:r>
        <w:rPr>
          <w:rFonts w:ascii="Arial" w:hAnsi="Arial" w:eastAsia="Arial" w:cs="Arial"/>
          <w:color w:val="000000"/>
          <w:sz w:val="22"/>
        </w:rPr>
        <w:t xml:space="preserve"> </w:t>
      </w:r>
      <w:r>
        <w:rPr>
          <w:rFonts w:ascii="Arial" w:hAnsi="Arial" w:eastAsia="Arial" w:cs="Arial"/>
          <w:color w:val="660066"/>
          <w:sz w:val="22"/>
        </w:rPr>
        <w:t xml:space="preserve">recibir_mensajes</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while</w:t>
      </w:r>
      <w:r>
        <w:rPr>
          <w:rFonts w:ascii="Arial" w:hAnsi="Arial" w:eastAsia="Arial" w:cs="Arial"/>
          <w:color w:val="000000"/>
          <w:sz w:val="22"/>
        </w:rPr>
        <w:t xml:space="preserve"> </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data = client_sock.recv(</w:t>
      </w:r>
      <w:r>
        <w:rPr>
          <w:rFonts w:ascii="Arial" w:hAnsi="Arial" w:eastAsia="Arial" w:cs="Arial"/>
          <w:color w:val="006666"/>
          <w:sz w:val="22"/>
        </w:rPr>
        <w:t xml:space="preserve">1024</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w:t>
      </w:r>
      <w:r>
        <w:rPr>
          <w:rFonts w:ascii="Arial" w:hAnsi="Arial" w:eastAsia="Arial" w:cs="Arial"/>
          <w:color w:val="000088"/>
          <w:sz w:val="22"/>
        </w:rPr>
        <w:t xml:space="preserve">not</w:t>
      </w:r>
      <w:r>
        <w:rPr>
          <w:rFonts w:ascii="Arial" w:hAnsi="Arial" w:eastAsia="Arial" w:cs="Arial"/>
          <w:color w:val="000000"/>
          <w:sz w:val="22"/>
        </w:rPr>
        <w:t xml:space="preserve"> data:</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El servidor cerró la conexión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 Conexión cerrada por el servidor **"</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break</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mensaje = data.decode(</w:t>
      </w:r>
      <w:r>
        <w:rPr>
          <w:rFonts w:ascii="Arial" w:hAnsi="Arial" w:eastAsia="Arial" w:cs="Arial"/>
          <w:color w:val="008800"/>
          <w:sz w:val="22"/>
        </w:rPr>
        <w:t xml:space="preserve">'utf-8'</w:t>
      </w:r>
      <w:r>
        <w:rPr>
          <w:rFonts w:ascii="Arial" w:hAnsi="Arial" w:eastAsia="Arial" w:cs="Arial"/>
          <w:color w:val="000000"/>
          <w:sz w:val="22"/>
        </w:rPr>
        <w:t xml:space="preserve">).strip()</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mensaje: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"\r"</w:t>
      </w:r>
      <w:r>
        <w:rPr>
          <w:rFonts w:ascii="Arial" w:hAnsi="Arial" w:eastAsia="Arial" w:cs="Arial"/>
          <w:color w:val="000000"/>
          <w:sz w:val="22"/>
        </w:rPr>
        <w:t xml:space="preserve"> + mensaje + </w:t>
      </w:r>
      <w:r>
        <w:rPr>
          <w:rFonts w:ascii="Arial" w:hAnsi="Arial" w:eastAsia="Arial" w:cs="Arial"/>
          <w:color w:val="008800"/>
          <w:sz w:val="22"/>
        </w:rPr>
        <w:t xml:space="preserve">"\n&gt; "</w:t>
      </w:r>
      <w:r>
        <w:rPr>
          <w:rFonts w:ascii="Arial" w:hAnsi="Arial" w:eastAsia="Arial" w:cs="Arial"/>
          <w:color w:val="000000"/>
          <w:sz w:val="22"/>
        </w:rPr>
        <w:t xml:space="preserve">, end=</w:t>
      </w:r>
      <w:r>
        <w:rPr>
          <w:rFonts w:ascii="Arial" w:hAnsi="Arial" w:eastAsia="Arial" w:cs="Arial"/>
          <w:color w:val="008800"/>
          <w:sz w:val="22"/>
        </w:rPr>
        <w:t xml:space="preserve">""</w:t>
      </w: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Imprime el mensaje recibido. "\r" retorna al inicio de línea.</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Luego muestra el prompt "&gt;" nuevamente para el usuario.</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except</w:t>
      </w:r>
      <w:r>
        <w:rPr>
          <w:rFonts w:ascii="Arial" w:hAnsi="Arial" w:eastAsia="Arial" w:cs="Arial"/>
          <w:color w:val="000000"/>
          <w:sz w:val="22"/>
        </w:rPr>
        <w:t xml:space="preserve"> Exception </w:t>
      </w:r>
      <w:r>
        <w:rPr>
          <w:rFonts w:ascii="Arial" w:hAnsi="Arial" w:eastAsia="Arial" w:cs="Arial"/>
          <w:color w:val="000088"/>
          <w:sz w:val="22"/>
        </w:rPr>
        <w:t xml:space="preserve">as</w:t>
      </w:r>
      <w:r>
        <w:rPr>
          <w:rFonts w:ascii="Arial" w:hAnsi="Arial" w:eastAsia="Arial" w:cs="Arial"/>
          <w:color w:val="000000"/>
          <w:sz w:val="22"/>
        </w:rPr>
        <w:t xml:space="preserve"> 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f"[Error] Conexión perdida: </w:t>
      </w:r>
      <w:r>
        <w:rPr>
          <w:rFonts w:ascii="Arial" w:hAnsi="Arial" w:eastAsia="Arial" w:cs="Arial"/>
          <w:color w:val="000000"/>
          <w:sz w:val="22"/>
        </w:rPr>
        <w:t xml:space="preserve">{e}</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finally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Salir del programa cuando se pierde la conexión</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client_sock.close()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"\nSaliendo del chat..."</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os._exit(</w:t>
      </w:r>
      <w:r>
        <w:rPr>
          <w:rFonts w:ascii="Arial" w:hAnsi="Arial" w:eastAsia="Arial" w:cs="Arial"/>
          <w:color w:val="006666"/>
          <w:sz w:val="22"/>
        </w:rPr>
        <w:t xml:space="preserve">0</w:t>
      </w:r>
      <w:r>
        <w:rPr>
          <w:rFonts w:ascii="Arial" w:hAnsi="Arial" w:eastAsia="Arial" w:cs="Arial"/>
          <w:color w:val="000000"/>
          <w:sz w:val="22"/>
        </w:rPr>
        <w:t xml:space="preserve">)  </w:t>
      </w:r>
      <w:r>
        <w:rPr>
          <w:rFonts w:ascii="Arial" w:hAnsi="Arial" w:eastAsia="Arial" w:cs="Arial"/>
          <w:color w:val="880000"/>
          <w:sz w:val="22"/>
        </w:rPr>
        <w:t xml:space="preserve"># fuerza la salida de todo el proceso</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880000"/>
          <w:sz w:val="22"/>
        </w:rPr>
        <w:t xml:space="preserve"># Iniciar el hilo receptor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hilo_receptor = threading.Thread(target=recibir_mensajes, daemon=</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83" w:lineRule="atLeast"/>
        <w:ind w:right="0" w:firstLine="0" w:left="0"/>
        <w:rPr/>
      </w:pPr>
      <w:r>
        <w:rPr>
          <w:rFonts w:ascii="Arial" w:hAnsi="Arial" w:eastAsia="Arial" w:cs="Arial"/>
          <w:color w:val="000000"/>
          <w:sz w:val="22"/>
        </w:rPr>
        <w:t xml:space="preserve">hilo_receptor.start()</w:t>
      </w:r>
      <w:r/>
      <w:r>
        <w:rPr>
          <w:rFonts w:ascii="Arial" w:hAnsi="Arial" w:eastAsia="Arial" w:cs="Arial"/>
          <w:color w:val="000000"/>
          <w:sz w:val="22"/>
        </w:rPr>
      </w:r>
      <w:r/>
      <w:r>
        <w:rPr>
          <w:rFonts w:ascii="Arial" w:hAnsi="Arial" w:eastAsia="Arial" w:cs="Arial"/>
          <w:sz w:val="22"/>
        </w:rPr>
      </w:r>
    </w:p>
    <w:p>
      <w:pPr>
        <w:pBdr/>
        <w:spacing/>
        <w:ind/>
        <w:jc w:val="both"/>
        <w:rPr/>
      </w:pPr>
      <w:r>
        <w:rPr>
          <w:highlight w:val="none"/>
        </w:rPr>
        <w:t xml:space="preserve">La función recibir_mensajes corre en segundo plano. Usa un bucle recv para esperar datos del servidor. Cada vez que llega algo, lo decodifica y lo imprime. Notemos la sintaxis de impresión: usamos "\r" al inicio y luego "\n&gt; " al final para redibujar un pro</w:t>
      </w:r>
      <w:r>
        <w:rPr>
          <w:highlight w:val="none"/>
        </w:rPr>
        <w:t xml:space="preserve">mpt &gt; de entrada. Esto es estético, para que si el usuario estaba escribiendo, el mensaje entrante aparezca y luego se muestre de nuevo el prompt listo para seguir escribiendo en la nueva línea.</w:t>
      </w:r>
      <w:r>
        <w:rPr>
          <w:highlight w:val="none"/>
        </w:rPr>
      </w:r>
      <w:r>
        <w:rPr>
          <w:highlight w:val="none"/>
        </w:rPr>
      </w:r>
      <w:r>
        <w:rPr>
          <w:highlight w:val="none"/>
        </w:rPr>
      </w:r>
      <w:r>
        <w:rPr>
          <w:highlight w:val="none"/>
        </w:rPr>
      </w:r>
    </w:p>
    <w:p>
      <w:pPr>
        <w:pBdr/>
        <w:spacing/>
        <w:ind/>
        <w:jc w:val="both"/>
        <w:rPr/>
      </w:pPr>
      <w:r>
        <w:rPr>
          <w:highlight w:val="none"/>
        </w:rPr>
        <w:t xml:space="preserve">Si recv devuelve vacío, significa que el servidor cortó la conexión (por ejemplo, se cayó el servidor o cerró). Entonces se informa y se sale del bucle. En el finally, cerramos el socket y terminamos el programa (os._exit(0) finaliza inmediatamente el proce</w:t>
      </w:r>
      <w:r>
        <w:rPr>
          <w:highlight w:val="none"/>
        </w:rPr>
        <w:t xml:space="preserve">so, asegurando que incluso si el hilo principal estaba esperando input, se detenga). Este mecanismo garantiza que el cliente no quede colgado si el servidor cae.</w:t>
      </w:r>
      <w:r>
        <w:rPr>
          <w:highlight w:val="none"/>
        </w:rPr>
      </w:r>
    </w:p>
    <w:p>
      <w:pPr>
        <w:pBdr/>
        <w:spacing/>
        <w:ind/>
        <w:jc w:val="both"/>
        <w:rPr>
          <w:highlight w:val="none"/>
        </w:rPr>
      </w:pPr>
      <w:r>
        <w:rPr>
          <w:highlight w:val="none"/>
        </w:rPr>
        <w:t xml:space="preserve">Marcamos el hilo receptor como daemon para que no impida salir del programa; aunque usamos _exit para forzar salida ante desconexión, el hilo daemon aseguraría terminar cuando el main thread acaba.</w:t>
      </w:r>
      <w:r>
        <w:rPr>
          <w:highlight w:val="none"/>
        </w:rPr>
      </w:r>
      <w:r>
        <w:rPr>
          <w:highlight w:val="none"/>
        </w:rPr>
      </w:r>
      <w:r>
        <w:rPr>
          <w:highlight w:val="none"/>
        </w:rPr>
      </w:r>
    </w:p>
    <w:p>
      <w:pPr>
        <w:pBdr/>
        <w:spacing/>
        <w:ind/>
        <w:jc w:val="both"/>
        <w:rPr>
          <w:highlight w:val="none"/>
        </w:rPr>
      </w:pPr>
      <w:r>
        <w:rPr>
          <w:highlight w:val="none"/>
        </w:rPr>
      </w:r>
      <w:r>
        <w:rPr>
          <w:highlight w:val="none"/>
        </w:rPr>
      </w:r>
      <w:r>
        <w:rPr>
          <w:highlight w:val="none"/>
        </w:rPr>
      </w:r>
    </w:p>
    <w:p>
      <w:pPr>
        <w:pBdr/>
        <w:spacing/>
        <w:ind/>
        <w:jc w:val="both"/>
        <w:rPr>
          <w:highlight w:val="none"/>
        </w:rPr>
      </w:pPr>
      <w:r>
        <w:rPr>
          <w:highlight w:val="none"/>
        </w:rPr>
      </w:r>
      <w:r>
        <w:t xml:space="preserve">Con el hilo receptor funcionando, el hilo principal del cliente puede ahora manejar la entrada del usuario sin preocuparse de los mensajes entrantes. Implementamos un loop para leer líneas de la entrada estándar y enviarlas al servidor</w:t>
      </w:r>
      <w:r>
        <w:rPr>
          <w:lang w:val="es-AR"/>
        </w:rPr>
        <w:t xml:space="preserv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"¡Bienvenido al chat! Escriba sus mensajes. Comandos: /listar, /quitar"</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88"/>
          <w:sz w:val="22"/>
        </w:rPr>
        <w:t xml:space="preserve">while</w:t>
      </w:r>
      <w:r>
        <w:rPr>
          <w:rFonts w:ascii="Arial" w:hAnsi="Arial" w:eastAsia="Arial" w:cs="Arial"/>
          <w:color w:val="000000"/>
          <w:sz w:val="22"/>
        </w:rPr>
        <w:t xml:space="preserve"> </w:t>
      </w:r>
      <w:r>
        <w:rPr>
          <w:rFonts w:ascii="Arial" w:hAnsi="Arial" w:eastAsia="Arial" w:cs="Arial"/>
          <w:color w:val="006666"/>
          <w:sz w:val="22"/>
        </w:rPr>
        <w:t xml:space="preserve">True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mensaje = </w:t>
      </w:r>
      <w:r>
        <w:rPr>
          <w:rFonts w:ascii="Arial" w:hAnsi="Arial" w:eastAsia="Arial" w:cs="Arial"/>
          <w:color w:val="660066"/>
          <w:sz w:val="22"/>
        </w:rPr>
        <w:t xml:space="preserve">input</w:t>
      </w:r>
      <w:r>
        <w:rPr>
          <w:rFonts w:ascii="Arial" w:hAnsi="Arial" w:eastAsia="Arial" w:cs="Arial"/>
          <w:color w:val="000000"/>
          <w:sz w:val="22"/>
        </w:rPr>
        <w:t xml:space="preserve">(</w:t>
      </w:r>
      <w:r>
        <w:rPr>
          <w:rFonts w:ascii="Arial" w:hAnsi="Arial" w:eastAsia="Arial" w:cs="Arial"/>
          <w:color w:val="008800"/>
          <w:sz w:val="22"/>
        </w:rPr>
        <w:t xml:space="preserve">"&gt; "</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except</w:t>
      </w:r>
      <w:r>
        <w:rPr>
          <w:rFonts w:ascii="Arial" w:hAnsi="Arial" w:eastAsia="Arial" w:cs="Arial"/>
          <w:color w:val="000000"/>
          <w:sz w:val="22"/>
        </w:rPr>
        <w:t xml:space="preserve"> EOFError: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Si se presiona Ctrl+D (EOF) terminar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mensaje = </w:t>
      </w:r>
      <w:r>
        <w:rPr>
          <w:rFonts w:ascii="Arial" w:hAnsi="Arial" w:eastAsia="Arial" w:cs="Arial"/>
          <w:color w:val="008800"/>
          <w:sz w:val="22"/>
        </w:rPr>
        <w:t xml:space="preserve">"/quitar"</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mensaje.strip() == </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continue</w:t>
      </w:r>
      <w:r>
        <w:rPr>
          <w:rFonts w:ascii="Arial" w:hAnsi="Arial" w:eastAsia="Arial" w:cs="Arial"/>
          <w:color w:val="000000"/>
          <w:sz w:val="22"/>
        </w:rPr>
        <w:t xml:space="preserve">  </w:t>
      </w:r>
      <w:r>
        <w:rPr>
          <w:rFonts w:ascii="Arial" w:hAnsi="Arial" w:eastAsia="Arial" w:cs="Arial"/>
          <w:color w:val="880000"/>
          <w:sz w:val="22"/>
        </w:rPr>
        <w:t xml:space="preserve"># ignorar líneas vacías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if</w:t>
      </w:r>
      <w:r>
        <w:rPr>
          <w:rFonts w:ascii="Arial" w:hAnsi="Arial" w:eastAsia="Arial" w:cs="Arial"/>
          <w:color w:val="000000"/>
          <w:sz w:val="22"/>
        </w:rPr>
        <w:t xml:space="preserve"> mensaje.startswith(</w:t>
      </w:r>
      <w:r>
        <w:rPr>
          <w:rFonts w:ascii="Arial" w:hAnsi="Arial" w:eastAsia="Arial" w:cs="Arial"/>
          <w:color w:val="008800"/>
          <w:sz w:val="22"/>
        </w:rPr>
        <w:t xml:space="preserve">"/quitar"</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880000"/>
          <w:sz w:val="22"/>
        </w:rPr>
        <w:t xml:space="preserve"># Enviar comando de salir al servidor y cerrar socket</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client_sock.send(mensaje.encode(</w:t>
      </w:r>
      <w:r>
        <w:rPr>
          <w:rFonts w:ascii="Arial" w:hAnsi="Arial" w:eastAsia="Arial" w:cs="Arial"/>
          <w:color w:val="008800"/>
          <w:sz w:val="22"/>
        </w:rPr>
        <w:t xml:space="preserve">'utf-8'</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break</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try</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client_sock.send(mensaje.encode(</w:t>
      </w:r>
      <w:r>
        <w:rPr>
          <w:rFonts w:ascii="Arial" w:hAnsi="Arial" w:eastAsia="Arial" w:cs="Arial"/>
          <w:color w:val="008800"/>
          <w:sz w:val="22"/>
        </w:rPr>
        <w:t xml:space="preserve">'utf-8'</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except</w:t>
      </w:r>
      <w:r>
        <w:rPr>
          <w:rFonts w:ascii="Arial" w:hAnsi="Arial" w:eastAsia="Arial" w:cs="Arial"/>
          <w:color w:val="000000"/>
          <w:sz w:val="22"/>
        </w:rPr>
        <w:t xml:space="preserve"> Exception </w:t>
      </w:r>
      <w:r>
        <w:rPr>
          <w:rFonts w:ascii="Arial" w:hAnsi="Arial" w:eastAsia="Arial" w:cs="Arial"/>
          <w:color w:val="000088"/>
          <w:sz w:val="22"/>
        </w:rPr>
        <w:t xml:space="preserve">as</w:t>
      </w:r>
      <w:r>
        <w:rPr>
          <w:rFonts w:ascii="Arial" w:hAnsi="Arial" w:eastAsia="Arial" w:cs="Arial"/>
          <w:color w:val="000000"/>
          <w:sz w:val="22"/>
        </w:rPr>
        <w:t xml:space="preserve"> 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f"Error enviando mensaje: </w:t>
      </w:r>
      <w:r>
        <w:rPr>
          <w:rFonts w:ascii="Arial" w:hAnsi="Arial" w:eastAsia="Arial" w:cs="Arial"/>
          <w:color w:val="000000"/>
          <w:sz w:val="22"/>
        </w:rPr>
        <w:t xml:space="preserve">{e}</w:t>
      </w:r>
      <w:r>
        <w:rPr>
          <w:rFonts w:ascii="Arial" w:hAnsi="Arial" w:eastAsia="Arial" w:cs="Arial"/>
          <w:color w:val="008800"/>
          <w:sz w:val="22"/>
        </w:rPr>
        <w:t xml:space="preserve">"</w:t>
      </w:r>
      <w:r>
        <w:rPr>
          <w:rFonts w:ascii="Arial" w:hAnsi="Arial" w:eastAsia="Arial" w:cs="Arial"/>
          <w:color w:val="000000"/>
          <w:sz w:val="22"/>
        </w:rPr>
        <w:t xml:space="preserv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rPr>
          <w:rFonts w:ascii="Arial" w:hAnsi="Arial" w:eastAsia="Arial" w:cs="Arial"/>
          <w:color w:val="000088"/>
          <w:sz w:val="22"/>
        </w:rPr>
        <w:t xml:space="preserve">break</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880000"/>
          <w:sz w:val="22"/>
        </w:rPr>
        <w:t xml:space="preserve"># Si salimos del bucle, cerramos el socket y terminamos</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000000"/>
          <w:sz w:val="22"/>
        </w:rPr>
        <w:t xml:space="preserve">client_sock.close()</w:t>
      </w:r>
      <w:r/>
    </w:p>
    <w:p>
      <w:pPr>
        <w:pBdr>
          <w:top w:val="none" w:color="000000" w:sz="4" w:space="0"/>
          <w:left w:val="none" w:color="000000" w:sz="4" w:space="0"/>
          <w:bottom w:val="none" w:color="000000" w:sz="4" w:space="0"/>
          <w:right w:val="none" w:color="000000" w:sz="4" w:space="0"/>
        </w:pBdr>
        <w:shd w:val="clear" w:color="cccccc" w:fill="cccccc"/>
        <w:spacing w:after="0" w:afterAutospacing="0" w:line="220" w:lineRule="atLeast"/>
        <w:ind w:right="0" w:firstLine="0" w:left="0"/>
        <w:rPr/>
      </w:pPr>
      <w:r>
        <w:rPr>
          <w:rFonts w:ascii="Arial" w:hAnsi="Arial" w:eastAsia="Arial" w:cs="Arial"/>
          <w:color w:val="660066"/>
          <w:sz w:val="22"/>
        </w:rPr>
        <w:t xml:space="preserve">print</w:t>
      </w:r>
      <w:r>
        <w:rPr>
          <w:rFonts w:ascii="Arial" w:hAnsi="Arial" w:eastAsia="Arial" w:cs="Arial"/>
          <w:color w:val="000000"/>
          <w:sz w:val="22"/>
        </w:rPr>
        <w:t xml:space="preserve">(</w:t>
      </w:r>
      <w:r>
        <w:rPr>
          <w:rFonts w:ascii="Arial" w:hAnsi="Arial" w:eastAsia="Arial" w:cs="Arial"/>
          <w:color w:val="008800"/>
          <w:sz w:val="22"/>
        </w:rPr>
        <w:t xml:space="preserve">"Desconectado del chat."</w:t>
      </w:r>
      <w:r>
        <w:rPr>
          <w:rFonts w:ascii="Arial" w:hAnsi="Arial" w:eastAsia="Arial" w:cs="Arial"/>
          <w:color w:val="000000"/>
          <w:sz w:val="22"/>
        </w:rPr>
        <w:t xml:space="preserve">)</w:t>
      </w:r>
      <w:r/>
      <w:r>
        <w:rPr>
          <w:rFonts w:ascii="Arial" w:hAnsi="Arial" w:eastAsia="Arial" w:cs="Arial"/>
          <w:color w:val="000000"/>
          <w:sz w:val="22"/>
        </w:rPr>
      </w:r>
      <w:r/>
      <w:r>
        <w:rPr>
          <w:rFonts w:ascii="Arial" w:hAnsi="Arial" w:eastAsia="Arial" w:cs="Arial"/>
          <w:sz w:val="22"/>
        </w:rPr>
      </w:r>
    </w:p>
    <w:p>
      <w:pPr>
        <w:pBdr>
          <w:top w:val="none" w:color="000000" w:sz="4" w:space="0"/>
          <w:left w:val="none" w:color="000000" w:sz="4" w:space="0"/>
          <w:bottom w:val="none" w:color="000000" w:sz="4" w:space="0"/>
          <w:right w:val="none" w:color="000000" w:sz="4" w:space="0"/>
        </w:pBdr>
        <w:spacing/>
        <w:ind w:right="0" w:firstLine="0" w:left="0"/>
        <w:rPr/>
      </w:pPr>
      <w:r>
        <w:t xml:space="preserve">Mostramos un mensaje de bienvenida con indicaciones de los comandos. Luego en un bucle infinito usamos input("&gt; ") para leer la línea que escriba el usuario (mostrando un prompt &gt;). Si el usuario solo aprieta Enter sin teclear nada (cadena vacía), simpleme</w:t>
      </w:r>
      <w:r>
        <w:t xml:space="preserve">nte continuamos el loop (no enviamos mensajes vacíos).</w:t>
      </w:r>
      <w:r/>
    </w:p>
    <w:p>
      <w:pPr>
        <w:pBdr>
          <w:top w:val="none" w:color="000000" w:sz="4" w:space="0"/>
          <w:left w:val="none" w:color="000000" w:sz="4" w:space="0"/>
          <w:bottom w:val="none" w:color="000000" w:sz="4" w:space="0"/>
          <w:right w:val="none" w:color="000000" w:sz="4" w:space="0"/>
        </w:pBdr>
        <w:spacing/>
        <w:ind w:right="0" w:firstLine="0" w:left="0"/>
        <w:rPr/>
      </w:pPr>
      <w:r>
        <w:t xml:space="preserve">Si lee EOF (por ejemplo, usuario presiona Ctrl+D en Linux), interpretamos eso como deseo de salir y forzamos mensaje = "/quitar".</w:t>
      </w:r>
      <w:r/>
    </w:p>
    <w:p>
      <w:pPr>
        <w:pBdr>
          <w:top w:val="none" w:color="000000" w:sz="4" w:space="0"/>
          <w:left w:val="none" w:color="000000" w:sz="4" w:space="0"/>
          <w:bottom w:val="none" w:color="000000" w:sz="4" w:space="0"/>
          <w:right w:val="none" w:color="000000" w:sz="4" w:space="0"/>
        </w:pBdr>
        <w:spacing/>
        <w:ind w:right="0" w:firstLine="0" w:left="0"/>
        <w:rPr/>
      </w:pPr>
      <w:r>
        <w:t xml:space="preserve">Cuando el mensaje comienza con /quitar, enviamos ese comando al servidor (para notificar la salida) y hacemos break para salir del loop local. Así no pediremos más input y pasaremos a cerrar todo.</w:t>
      </w:r>
      <w:r/>
    </w:p>
    <w:p>
      <w:pPr>
        <w:pBdr>
          <w:top w:val="none" w:color="000000" w:sz="4" w:space="0"/>
          <w:left w:val="none" w:color="000000" w:sz="4" w:space="0"/>
          <w:bottom w:val="none" w:color="000000" w:sz="4" w:space="0"/>
          <w:right w:val="none" w:color="000000" w:sz="4" w:space="0"/>
        </w:pBdr>
        <w:spacing/>
        <w:ind w:right="0" w:firstLine="0" w:left="0"/>
        <w:rPr/>
      </w:pPr>
      <w:r>
        <w:t xml:space="preserve">Para cualquier otro mensaje (incluyendo /listar u otro texto normal), simplemente enviamos el texto al servidor usando client_sock.send(). Está dentro de un try/except por si falla la conexión en ese instante.</w:t>
      </w:r>
      <w:r/>
    </w:p>
    <w:p>
      <w:pPr>
        <w:pBdr>
          <w:top w:val="none" w:color="000000" w:sz="4" w:space="0"/>
          <w:left w:val="none" w:color="000000" w:sz="4" w:space="0"/>
          <w:bottom w:val="none" w:color="000000" w:sz="4" w:space="0"/>
          <w:right w:val="none" w:color="000000" w:sz="4" w:space="0"/>
        </w:pBdr>
        <w:spacing/>
        <w:ind w:right="0" w:firstLine="0" w:left="0"/>
        <w:rPr/>
      </w:pPr>
      <w:r>
        <w:t xml:space="preserve">Si ocurre una excepción al enviar, se imprime un error y se sale del bucle, lo que conducirá también a cerrar el socket.</w:t>
      </w:r>
      <w:r/>
    </w:p>
    <w:p>
      <w:pPr>
        <w:pBdr>
          <w:top w:val="none" w:color="000000" w:sz="4" w:space="0"/>
          <w:left w:val="none" w:color="000000" w:sz="4" w:space="0"/>
          <w:bottom w:val="none" w:color="000000" w:sz="4" w:space="0"/>
          <w:right w:val="none" w:color="000000" w:sz="4" w:space="0"/>
        </w:pBdr>
        <w:spacing/>
        <w:ind w:right="0" w:firstLine="0" w:left="0"/>
        <w:rPr/>
      </w:pPr>
      <w:r>
        <w:t xml:space="preserve">Tras salir del bucle (que ocurre solo en caso de desconexión voluntaria o error), cerramos el socket con close() y avisamos al usuario.</w:t>
      </w:r>
      <w:r/>
    </w:p>
    <w:p>
      <w:pPr>
        <w:pBdr>
          <w:top w:val="none" w:color="000000" w:sz="4" w:space="0"/>
          <w:left w:val="none" w:color="000000" w:sz="4" w:space="0"/>
          <w:bottom w:val="none" w:color="000000" w:sz="4" w:space="0"/>
          <w:right w:val="none" w:color="000000" w:sz="4" w:space="0"/>
        </w:pBdr>
        <w:spacing/>
        <w:ind w:right="0" w:firstLine="0" w:left="0"/>
        <w:rPr/>
      </w:pPr>
      <w:r>
        <w:t xml:space="preserve">Gracias al hilo receptor, los mensajes de respuesta del servidor (como la lista de usuarios o los mensajes de otros clientes) se seguirán imprimiendo incluso mientras uno está en input(). En Python, la función input() bloquea la entrada, pero la impresión </w:t>
      </w:r>
      <w:r>
        <w:t xml:space="preserve">de mensajes de fondo puede hacerse visible. Nuestra forma de imprimir con "\r" intenta que quede prolijo (aunque en consola pura puede haber ligeras incongruencias de prompt, es un detalle menor).</w:t>
      </w:r>
      <w:r/>
      <w:r>
        <w:rPr>
          <w:b w:val="0"/>
          <w:bCs w:val="0"/>
        </w:rPr>
      </w:r>
      <w:r>
        <w:rPr>
          <w:b w:val="0"/>
          <w:bCs w:val="0"/>
        </w:rPr>
      </w:r>
      <w:r>
        <w:rPr>
          <w:b w:val="0"/>
          <w:bCs w:val="0"/>
        </w:rPr>
      </w:r>
      <w:r>
        <w:rPr>
          <w:rFonts w:ascii="Times New Roman" w:hAnsi="Times New Roman" w:eastAsia="Times New Roman" w:cs="Times New Roman"/>
          <w:sz w:val="24"/>
        </w:rPr>
      </w:r>
    </w:p>
    <w:p>
      <w:pPr>
        <w:pBdr/>
        <w:spacing/>
        <w:ind/>
        <w:jc w:val="both"/>
        <w:rPr>
          <w:b w:val="0"/>
          <w:bCs w:val="0"/>
        </w:rPr>
      </w:pPr>
      <w:r>
        <w:rPr>
          <w:highlight w:val="none"/>
        </w:rPr>
      </w:r>
      <w:r>
        <w:rPr>
          <w:highlight w:val="none"/>
        </w:rPr>
      </w:r>
      <w:r>
        <w:rPr>
          <w:highlight w:val="none"/>
        </w:rPr>
      </w:r>
    </w:p>
    <w:p>
      <w:pPr>
        <w:pStyle w:val="855"/>
        <w:numPr>
          <w:ilvl w:val="0"/>
          <w:numId w:val="10"/>
        </w:numPr>
        <w:pBdr/>
        <w:spacing/>
        <w:ind/>
        <w:jc w:val="both"/>
        <w:rPr>
          <w:b w:val="0"/>
          <w:bCs w:val="0"/>
        </w:rPr>
      </w:pPr>
      <w:r/>
      <w:bookmarkStart w:id="22" w:name="_Toc21"/>
      <w:r>
        <w:rPr>
          <w:b w:val="0"/>
          <w:bCs w:val="0"/>
          <w:sz w:val="24"/>
          <w:szCs w:val="24"/>
          <w:highlight w:val="none"/>
          <w:lang w:val="es-AR" w:bidi="es-AR"/>
        </w:rPr>
        <w:t xml:space="preserve">código fuente del </w:t>
      </w:r>
      <w:r>
        <w:rPr>
          <w:b w:val="0"/>
          <w:bCs w:val="0"/>
          <w:sz w:val="24"/>
          <w:szCs w:val="24"/>
          <w:highlight w:val="none"/>
          <w:lang w:val="es-AR" w:bidi="es-AR"/>
        </w:rPr>
        <w:t xml:space="preserve">cliente y el servidor.</w:t>
      </w:r>
      <w:r/>
      <w:bookmarkEnd w:id="22"/>
      <w:r/>
      <w:r>
        <w:rPr>
          <w:b w:val="0"/>
          <w:bCs w:val="0"/>
        </w:rPr>
      </w:r>
    </w:p>
    <w:p>
      <w:pPr>
        <w:pBdr/>
        <w:spacing/>
        <w:ind/>
        <w:rPr/>
      </w:pPr>
      <w:r>
        <w:rPr>
          <w:b w:val="0"/>
          <w:bCs w:val="0"/>
          <w:sz w:val="24"/>
          <w:szCs w:val="24"/>
          <w:highlight w:val="none"/>
          <w:lang w:val="es-AR" w:bidi="es-AR"/>
        </w:rPr>
      </w:r>
      <w:r>
        <w:rPr>
          <w:b w:val="0"/>
          <w:bCs w:val="0"/>
          <w:sz w:val="24"/>
          <w:szCs w:val="24"/>
          <w:highlight w:val="none"/>
          <w:lang w:val="es-AR" w:bidi="es-AR"/>
        </w:rPr>
        <w:t xml:space="preserve">Se puede encontrar la aplicacion hecha con python en el siguiente repositorio github: </w:t>
      </w:r>
      <w:hyperlink r:id="rId19" w:tooltip="https://github.com/CodinRes/SuperChatRedes" w:history="1">
        <w:r>
          <w:rPr>
            <w:rStyle w:val="898"/>
            <w:b w:val="0"/>
            <w:bCs w:val="0"/>
            <w:sz w:val="24"/>
            <w:szCs w:val="24"/>
            <w:highlight w:val="none"/>
            <w:lang w:val="es-AR" w:bidi="es-AR"/>
          </w:rPr>
          <w:t xml:space="preserve">https://github.com/CodinRes/SuperChatRedes</w:t>
        </w:r>
      </w:hyperlink>
      <w:r>
        <w:rPr>
          <w:b w:val="0"/>
          <w:bCs w:val="0"/>
          <w:sz w:val="24"/>
          <w:szCs w:val="24"/>
          <w:highlight w:val="none"/>
          <w:lang w:val="es-AR" w:bidi="es-AR"/>
        </w:rPr>
        <w:t xml:space="preserve">. La aplicacion funciona sobre un CLI, el arhivo servidor.py se coloca dentro de la maquina servidor y el archivo cliente.py es utilizado por los multiples hosts, </w:t>
      </w:r>
      <w:r>
        <w:rPr>
          <w:b w:val="0"/>
          <w:bCs w:val="0"/>
          <w:sz w:val="24"/>
          <w:szCs w:val="24"/>
          <w:highlight w:val="none"/>
          <w:lang w:val="es-AR" w:bidi="es-AR"/>
        </w:rPr>
        <w:t xml:space="preserve">se ejecutan con python</w:t>
      </w:r>
      <w:r>
        <w:rPr>
          <w:b w:val="0"/>
          <w:bCs w:val="0"/>
          <w:sz w:val="24"/>
          <w:szCs w:val="24"/>
          <w:highlight w:val="none"/>
          <w:lang w:val="es-AR" w:bidi="es-AR"/>
        </w:rPr>
        <w:t xml:space="preserve">.</w:t>
      </w:r>
      <w:r/>
      <w:r/>
      <w:r>
        <w:rPr>
          <w:b w:val="0"/>
          <w:bCs w:val="0"/>
          <w:sz w:val="24"/>
          <w:szCs w:val="24"/>
          <w:highlight w:val="none"/>
          <w:lang w:val="es-AR" w:bidi="es-AR"/>
        </w:rPr>
      </w:r>
      <w:r/>
      <w:r/>
      <w:r/>
    </w:p>
    <w:p>
      <w:pPr>
        <w:pBdr/>
        <w:spacing/>
        <w:ind/>
        <w:rPr/>
        <w:sectPr>
          <w:footnotePr/>
          <w:endnotePr/>
          <w:type w:val="nextPage"/>
          <w:pgSz w:h="16838" w:orient="portrait" w:w="11906"/>
          <w:pgMar w:top="1134" w:right="850" w:bottom="1134" w:left="1701" w:header="709" w:footer="709" w:gutter="0"/>
          <w:cols w:num="1" w:sep="0" w:space="708" w:equalWidth="1"/>
        </w:sectPr>
      </w:pPr>
      <w:r/>
      <w:r/>
    </w:p>
    <w:p>
      <w:pPr>
        <w:pStyle w:val="854"/>
        <w:pBdr/>
        <w:spacing/>
        <w:ind/>
        <w:rPr/>
      </w:pPr>
      <w:r/>
      <w:bookmarkStart w:id="23" w:name="_Toc22"/>
      <w:r>
        <w:t xml:space="preserve">Ejercicio 2: </w:t>
      </w:r>
      <w:r/>
      <w:bookmarkEnd w:id="23"/>
      <w:r/>
      <w:r/>
    </w:p>
    <w:p>
      <w:pPr>
        <w:pStyle w:val="855"/>
        <w:numPr>
          <w:ilvl w:val="0"/>
          <w:numId w:val="11"/>
        </w:numPr>
        <w:pBdr/>
        <w:spacing/>
        <w:ind/>
        <w:jc w:val="left"/>
        <w:rPr>
          <w14:ligatures w14:val="none"/>
        </w:rPr>
      </w:pPr>
      <w:r/>
      <w:bookmarkStart w:id="24" w:name="_Toc23"/>
      <w:r>
        <w:t xml:space="preserve">Nuevo Cliente de Chat </w:t>
      </w:r>
      <w:r/>
      <w:bookmarkEnd w:id="24"/>
      <w:r/>
      <w:r>
        <w:rPr>
          <w14:ligatures w14:val="none"/>
        </w:rPr>
      </w:r>
    </w:p>
    <w:p>
      <w:pPr>
        <w:pBdr/>
        <w:spacing/>
        <w:ind/>
        <w:rPr/>
      </w:pPr>
      <w:r>
        <w:rPr>
          <w:lang w:val="es-AR"/>
        </w:rPr>
        <w:t xml:space="preserve">Se eligio java, a continuacion se puede ver verificaciones del funcionamiento.</w:t>
      </w:r>
      <w:r>
        <w:rPr>
          <w14:ligatures w14:val="none"/>
        </w:rPr>
      </w:r>
      <w:r/>
    </w:p>
    <w:p>
      <w:pPr>
        <w:pBdr/>
        <w:spacing/>
        <w:ind/>
        <w:rPr>
          <w:highlight w:val="none"/>
          <w14:ligatures w14:val="none"/>
        </w:rPr>
      </w:pPr>
      <w:r>
        <mc:AlternateContent>
          <mc:Choice Requires="wpg">
            <w:drawing>
              <wp:inline xmlns:wp="http://schemas.openxmlformats.org/drawingml/2006/wordprocessingDrawing" distT="0" distB="0" distL="0" distR="0">
                <wp:extent cx="4371975" cy="38862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5599" name=""/>
                        <pic:cNvPicPr>
                          <a:picLocks noChangeAspect="1"/>
                        </pic:cNvPicPr>
                        <pic:nvPr/>
                      </pic:nvPicPr>
                      <pic:blipFill>
                        <a:blip r:embed="rId20"/>
                        <a:stretch/>
                      </pic:blipFill>
                      <pic:spPr bwMode="auto">
                        <a:xfrm>
                          <a:off x="0" y="0"/>
                          <a:ext cx="4371975"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4.25pt;height:306.00pt;mso-wrap-distance-left:0.00pt;mso-wrap-distance-top:0.00pt;mso-wrap-distance-right:0.00pt;mso-wrap-distance-bottom:0.00pt;z-index:1;" stroked="false">
                <v:imagedata r:id="rId20" o:title=""/>
                <o:lock v:ext="edit" rotation="t"/>
              </v:shape>
            </w:pict>
          </mc:Fallback>
        </mc:AlternateContent>
      </w:r>
      <w:r>
        <w:rPr>
          <w14:ligatures w14:val="none"/>
        </w:rPr>
      </w:r>
      <w:r/>
    </w:p>
    <w:p>
      <w:pPr>
        <w:pStyle w:val="891"/>
        <w:pBdr/>
        <w:spacing/>
        <w:ind/>
        <w:rPr/>
      </w:pPr>
      <w:r/>
      <w:r>
        <w:t xml:space="preserve">Figura </w:t>
      </w:r>
      <w:r>
        <w:fldChar w:fldCharType="begin"/>
        <w:instrText xml:space="preserve"> SEQ Figura \* Arabic </w:instrText>
        <w:fldChar w:fldCharType="separate"/>
      </w:r>
      <w:r>
        <w:t xml:space="preserve">8</w:t>
      </w:r>
      <w:r>
        <w:fldChar w:fldCharType="end"/>
      </w:r>
      <w:r>
        <w:rPr>
          <w:lang w:val="es-AR"/>
        </w:rPr>
        <w:t xml:space="preserve">: prueba usu1 chat tcp java</w:t>
      </w:r>
      <w:r/>
      <w:r/>
      <w:r/>
    </w:p>
    <w:p>
      <w:pPr>
        <w:pBdr/>
        <w:spacing/>
        <w:ind/>
        <w:rPr>
          <w:highlight w:val="none"/>
          <w14:ligatures w14:val="none"/>
        </w:rPr>
      </w:pPr>
      <w:r>
        <w:rPr>
          <w:highlight w:val="none"/>
          <w14:ligatures w14:val="none"/>
        </w:rPr>
        <mc:AlternateContent>
          <mc:Choice Requires="wpg">
            <w:drawing>
              <wp:inline xmlns:wp="http://schemas.openxmlformats.org/drawingml/2006/wordprocessingDrawing" distT="0" distB="0" distL="0" distR="0">
                <wp:extent cx="3495675" cy="25527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6862" name=""/>
                        <pic:cNvPicPr>
                          <a:picLocks noChangeAspect="1"/>
                        </pic:cNvPicPr>
                        <pic:nvPr/>
                      </pic:nvPicPr>
                      <pic:blipFill>
                        <a:blip r:embed="rId21"/>
                        <a:stretch/>
                      </pic:blipFill>
                      <pic:spPr bwMode="auto">
                        <a:xfrm>
                          <a:off x="0" y="0"/>
                          <a:ext cx="3495674" cy="255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75.25pt;height:201.00pt;mso-wrap-distance-left:0.00pt;mso-wrap-distance-top:0.00pt;mso-wrap-distance-right:0.00pt;mso-wrap-distance-bottom:0.00pt;z-index:1;" stroked="false">
                <v:imagedata r:id="rId21" o:title=""/>
                <o:lock v:ext="edit" rotation="t"/>
              </v:shape>
            </w:pict>
          </mc:Fallback>
        </mc:AlternateContent>
      </w:r>
      <w:r/>
    </w:p>
    <w:p>
      <w:pPr>
        <w:pStyle w:val="891"/>
        <w:pBdr/>
        <w:spacing/>
        <w:ind/>
        <w:rPr/>
      </w:pPr>
      <w:r/>
      <w:r>
        <w:t xml:space="preserve">Figura </w:t>
      </w:r>
      <w:r>
        <w:fldChar w:fldCharType="begin"/>
        <w:instrText xml:space="preserve"> SEQ Figura \* Arabic </w:instrText>
        <w:fldChar w:fldCharType="separate"/>
      </w:r>
      <w:r>
        <w:t xml:space="preserve">9</w:t>
      </w:r>
      <w:r>
        <w:fldChar w:fldCharType="end"/>
      </w:r>
      <w:r>
        <w:rPr>
          <w:lang w:val="es-AR"/>
        </w:rPr>
        <w:t xml:space="preserve">: </w:t>
      </w:r>
      <w:r>
        <w:rPr>
          <w:lang w:val="es-AR"/>
        </w:rPr>
        <w:t xml:space="preserve">prueba usu2 chat tcp java</w:t>
      </w:r>
      <w:r/>
      <w:r/>
      <w:r/>
    </w:p>
    <w:p>
      <w:pPr>
        <w:pBdr/>
        <w:spacing/>
        <w:ind/>
        <w:rPr/>
      </w:pPr>
      <w:r>
        <w:rPr>
          <w:highlight w:val="none"/>
          <w14:ligatures w14:val="none"/>
        </w:rPr>
        <mc:AlternateContent>
          <mc:Choice Requires="wpg">
            <w:drawing>
              <wp:inline xmlns:wp="http://schemas.openxmlformats.org/drawingml/2006/wordprocessingDrawing" distT="0" distB="0" distL="0" distR="0">
                <wp:extent cx="3981450" cy="11525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82625" name=""/>
                        <pic:cNvPicPr>
                          <a:picLocks noChangeAspect="1"/>
                        </pic:cNvPicPr>
                        <pic:nvPr/>
                      </pic:nvPicPr>
                      <pic:blipFill>
                        <a:blip r:embed="rId22"/>
                        <a:stretch/>
                      </pic:blipFill>
                      <pic:spPr bwMode="auto">
                        <a:xfrm>
                          <a:off x="0" y="0"/>
                          <a:ext cx="3981449" cy="1152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13.50pt;height:90.75pt;mso-wrap-distance-left:0.00pt;mso-wrap-distance-top:0.00pt;mso-wrap-distance-right:0.00pt;mso-wrap-distance-bottom:0.00pt;z-index:1;" stroked="false">
                <v:imagedata r:id="rId22" o:title=""/>
                <o:lock v:ext="edit" rotation="t"/>
              </v:shape>
            </w:pict>
          </mc:Fallback>
        </mc:AlternateContent>
      </w:r>
      <w:r>
        <w:rPr>
          <w:highlight w:val="none"/>
          <w14:ligatures w14:val="none"/>
        </w:rPr>
      </w:r>
      <w:r/>
    </w:p>
    <w:p>
      <w:pPr>
        <w:pStyle w:val="891"/>
        <w:pBdr/>
        <w:spacing/>
        <w:ind/>
        <w:rPr/>
      </w:pPr>
      <w:r/>
      <w:r>
        <w:t xml:space="preserve">Figura </w:t>
      </w:r>
      <w:r>
        <w:fldChar w:fldCharType="begin"/>
        <w:instrText xml:space="preserve"> SEQ Figura \* Arabic </w:instrText>
        <w:fldChar w:fldCharType="separate"/>
      </w:r>
      <w:r>
        <w:t xml:space="preserve">10</w:t>
      </w:r>
      <w:r>
        <w:fldChar w:fldCharType="end"/>
      </w:r>
      <w:r>
        <w:rPr>
          <w:lang w:val="es-AR"/>
        </w:rPr>
        <w:t xml:space="preserve">: prueba servidor TCP java</w:t>
      </w:r>
      <w:r/>
      <w:r/>
      <w:r/>
    </w:p>
    <w:p>
      <w:pPr>
        <w:pStyle w:val="855"/>
        <w:numPr>
          <w:ilvl w:val="0"/>
          <w:numId w:val="11"/>
        </w:numPr>
        <w:pBdr/>
        <w:spacing/>
        <w:ind/>
        <w:rPr/>
      </w:pPr>
      <w:r/>
      <w:bookmarkStart w:id="25" w:name="_Toc24"/>
      <w:r>
        <w:t xml:space="preserve">Inspección en Wireshark </w:t>
      </w:r>
      <w:r/>
      <w:bookmarkEnd w:id="25"/>
      <w:r/>
      <w:r/>
    </w:p>
    <w:p>
      <w:pPr>
        <w:pBdr/>
        <w:spacing/>
        <w:ind/>
        <w:rPr>
          <w:highlight w:val="none"/>
        </w:rPr>
      </w:pPr>
      <w:r>
        <mc:AlternateContent>
          <mc:Choice Requires="wpg">
            <w:drawing>
              <wp:inline xmlns:wp="http://schemas.openxmlformats.org/drawingml/2006/wordprocessingDrawing" distT="0" distB="0" distL="0" distR="0">
                <wp:extent cx="5940425" cy="319773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6580" name=""/>
                        <pic:cNvPicPr>
                          <a:picLocks noChangeAspect="1"/>
                        </pic:cNvPicPr>
                        <pic:nvPr/>
                      </pic:nvPicPr>
                      <pic:blipFill>
                        <a:blip r:embed="rId23"/>
                        <a:stretch/>
                      </pic:blipFill>
                      <pic:spPr bwMode="auto">
                        <a:xfrm>
                          <a:off x="0" y="0"/>
                          <a:ext cx="5940424" cy="3197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51.79pt;mso-wrap-distance-left:0.00pt;mso-wrap-distance-top:0.00pt;mso-wrap-distance-right:0.00pt;mso-wrap-distance-bottom:0.00pt;z-index:1;" stroked="false">
                <v:imagedata r:id="rId23" o:title=""/>
                <o:lock v:ext="edit" rotation="t"/>
              </v:shape>
            </w:pict>
          </mc:Fallback>
        </mc:AlternateContent>
      </w:r>
      <w:r/>
      <w:r/>
    </w:p>
    <w:p>
      <w:pPr>
        <w:pStyle w:val="891"/>
        <w:pBdr/>
        <w:spacing/>
        <w:ind/>
        <w:rPr/>
      </w:pPr>
      <w:r/>
      <w:r>
        <w:t xml:space="preserve">Figura </w:t>
      </w:r>
      <w:r>
        <w:fldChar w:fldCharType="begin"/>
        <w:instrText xml:space="preserve"> SEQ Figura \* Arabic </w:instrText>
        <w:fldChar w:fldCharType="separate"/>
      </w:r>
      <w:r>
        <w:t xml:space="preserve">11</w:t>
      </w:r>
      <w:r>
        <w:fldChar w:fldCharType="end"/>
      </w:r>
      <w:r>
        <w:rPr>
          <w:lang w:val="es-AR"/>
        </w:rPr>
        <w:t xml:space="preserve">: wireshark observacion del chat con TCP</w:t>
      </w:r>
      <w:r/>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319464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51252" name=""/>
                        <pic:cNvPicPr>
                          <a:picLocks noChangeAspect="1"/>
                        </pic:cNvPicPr>
                        <pic:nvPr/>
                      </pic:nvPicPr>
                      <pic:blipFill>
                        <a:blip r:embed="rId24"/>
                        <a:stretch/>
                      </pic:blipFill>
                      <pic:spPr bwMode="auto">
                        <a:xfrm>
                          <a:off x="0" y="0"/>
                          <a:ext cx="5940424" cy="3194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51.55pt;mso-wrap-distance-left:0.00pt;mso-wrap-distance-top:0.00pt;mso-wrap-distance-right:0.00pt;mso-wrap-distance-bottom:0.00pt;z-index:1;" stroked="false">
                <v:imagedata r:id="rId24" o:title=""/>
                <o:lock v:ext="edit" rotation="t"/>
              </v:shape>
            </w:pict>
          </mc:Fallback>
        </mc:AlternateContent>
      </w:r>
      <w:r>
        <w:rPr>
          <w:highlight w:val="none"/>
        </w:rPr>
      </w:r>
      <w:r/>
    </w:p>
    <w:p>
      <w:pPr>
        <w:pStyle w:val="891"/>
        <w:pBdr/>
        <w:spacing/>
        <w:ind/>
        <w:rPr/>
      </w:pPr>
      <w:r/>
      <w:r>
        <w:t xml:space="preserve">Figura </w:t>
      </w:r>
      <w:r>
        <w:fldChar w:fldCharType="begin"/>
        <w:instrText xml:space="preserve"> SEQ Figura \* Arabic </w:instrText>
        <w:fldChar w:fldCharType="separate"/>
      </w:r>
      <w:r>
        <w:t xml:space="preserve">12</w:t>
      </w:r>
      <w:r>
        <w:fldChar w:fldCharType="end"/>
      </w:r>
      <w:r>
        <w:rPr>
          <w:lang w:val="es-AR"/>
        </w:rPr>
        <w:t xml:space="preserve">: </w:t>
      </w:r>
      <w:r>
        <w:rPr>
          <w:lang w:val="es-AR"/>
        </w:rPr>
        <w:t xml:space="preserve">wireshark observacion del chat con UDP</w:t>
      </w:r>
      <w:r/>
      <w:r/>
      <w:r/>
    </w:p>
    <w:p>
      <w:pPr>
        <w:pBdr/>
        <w:spacing/>
        <w:ind/>
        <w:rPr/>
      </w:pPr>
      <w:r>
        <w:rPr>
          <w:highlight w:val="none"/>
        </w:rPr>
      </w:r>
      <w:r>
        <w:rPr>
          <w:highlight w:val="none"/>
        </w:rPr>
      </w:r>
      <w:r>
        <w:rPr>
          <w:highlight w:val="none"/>
        </w:rPr>
      </w:r>
    </w:p>
    <w:p>
      <w:pPr>
        <w:pBdr/>
        <w:spacing/>
        <w:ind/>
        <w:rPr/>
      </w:pPr>
      <w:r>
        <w:t xml:space="preserve">En la primera captura se observa claramente cómo opera TCP (Transmission Control Protocol).</w:t>
      </w:r>
      <w:r>
        <w:rPr>
          <w:lang w:val="es-AR"/>
        </w:rPr>
        <w:t xml:space="preserve"> </w:t>
      </w:r>
      <w:r/>
      <w:r>
        <w:t xml:space="preserve">Wireshark muestra los siguientes elementos clave:</w:t>
      </w:r>
      <w:r/>
      <w:r/>
    </w:p>
    <w:p>
      <w:pPr>
        <w:pBdr/>
        <w:spacing/>
        <w:ind/>
        <w:rPr/>
      </w:pPr>
      <w:r>
        <w:t xml:space="preserve">Establecimiento de conexión (Three-Way Handshake):</w:t>
      </w:r>
      <w:r/>
    </w:p>
    <w:p>
      <w:pPr>
        <w:pBdr/>
        <w:spacing/>
        <w:ind/>
        <w:rPr/>
      </w:pPr>
      <w:r/>
      <w:r>
        <w:t xml:space="preserve">Se observan tres paquetes consecutivos con los flags:</w:t>
      </w:r>
      <w:r>
        <w:rPr>
          <w:lang w:val="es-AR"/>
        </w:rPr>
        <w:t xml:space="preserve"> </w:t>
      </w:r>
      <w:r/>
      <w:r/>
      <w:r/>
      <w:r/>
      <w:r>
        <w:t xml:space="preserve">[SYN] → [SYN, ACK] → [ACK]</w:t>
      </w:r>
      <w:r/>
      <w:r/>
      <w:r/>
      <w:r/>
      <w:r/>
    </w:p>
    <w:p>
      <w:pPr>
        <w:pBdr/>
        <w:spacing/>
        <w:ind/>
        <w:rPr/>
      </w:pPr>
      <w:r/>
      <w:r/>
    </w:p>
    <w:p>
      <w:pPr>
        <w:pBdr/>
        <w:spacing/>
        <w:ind/>
        <w:rPr/>
      </w:pPr>
      <w:r>
        <w:t xml:space="preserve">Este intercambio inicial confirma que TCP es un protocolo orientado a conexión, que establece una sesión antes de enviar datos.</w:t>
      </w:r>
      <w:r>
        <w:rPr>
          <w:lang w:val="es-AR"/>
        </w:rPr>
        <w:t xml:space="preserve"> </w:t>
      </w:r>
      <w:r/>
      <w:r>
        <w:t xml:space="preserve">Ejemplo del paquete analizado:</w:t>
      </w:r>
      <w:r/>
      <w:r/>
    </w:p>
    <w:p>
      <w:pPr>
        <w:pBdr/>
        <w:spacing/>
        <w:ind/>
        <w:rPr/>
      </w:pPr>
      <w:r/>
      <w:r/>
    </w:p>
    <w:p>
      <w:pPr>
        <w:pBdr/>
        <w:spacing/>
        <w:ind/>
        <w:jc w:val="left"/>
        <w:rPr/>
      </w:pPr>
      <w:r>
        <w:t xml:space="preserve">Transmission Control Protocol</w:t>
        <w:br/>
      </w:r>
      <w:r/>
      <w:r>
        <w:t xml:space="preserve">Source Port: 58409</w:t>
        <w:br/>
      </w:r>
      <w:r/>
      <w:r/>
      <w:r>
        <w:t xml:space="preserve">Destination Port: 3260</w:t>
        <w:br/>
      </w:r>
      <w:r/>
      <w:r/>
      <w:r>
        <w:t xml:space="preserve">Flags: 0x002 (SYN)</w:t>
      </w:r>
      <w:r/>
      <w:r/>
      <w:r/>
      <w:r/>
      <w:r/>
    </w:p>
    <w:p>
      <w:pPr>
        <w:pBdr/>
        <w:spacing/>
        <w:ind/>
        <w:rPr/>
      </w:pPr>
      <w:r/>
      <w:r/>
    </w:p>
    <w:p>
      <w:pPr>
        <w:pBdr/>
        <w:spacing/>
        <w:ind/>
        <w:rPr/>
      </w:pPr>
      <w:r>
        <w:t xml:space="preserve">Aquí el cliente inicia la conexión enviando un paquete SYN al puerto 3260 del servidor. El servidor responde con SYN, ACK, y finalmente el cliente confirma con un ACK, completando la conexión.</w:t>
      </w:r>
      <w:r/>
    </w:p>
    <w:p>
      <w:pPr>
        <w:pBdr/>
        <w:spacing/>
        <w:ind/>
        <w:rPr/>
      </w:pPr>
      <w:r>
        <w:t xml:space="preserve">Campos del encabezado TCP:</w:t>
      </w:r>
      <w:r/>
    </w:p>
    <w:p>
      <w:pPr>
        <w:pBdr/>
        <w:spacing/>
        <w:ind/>
        <w:rPr/>
      </w:pPr>
      <w:r/>
      <w:r>
        <w:t xml:space="preserve">En la parte inferior de Wireshark se muestran los campos típicos:</w:t>
      </w:r>
      <w:r/>
      <w:r/>
    </w:p>
    <w:p>
      <w:pPr>
        <w:pBdr/>
        <w:spacing/>
        <w:ind/>
        <w:jc w:val="left"/>
        <w:rPr/>
      </w:pPr>
      <w:r>
        <w:t xml:space="preserve">Source Port y Destination Port: indican los puertos de origen y destino.</w:t>
        <w:br/>
      </w:r>
      <w:r/>
      <w:r>
        <w:t xml:space="preserve">Sequence Number y Acknowledgment Number: numeran los bytes para mantener el orden y control de la transmisión.</w:t>
        <w:br/>
      </w:r>
      <w:r/>
      <w:r/>
      <w:r>
        <w:t xml:space="preserve">Flags: SYN, ACK, PSH, FIN, etc., que controlan el estado de la conexión.</w:t>
        <w:br/>
      </w:r>
      <w:r/>
      <w:r/>
      <w:r>
        <w:t xml:space="preserve">Window size: tamaño de la ventana de recepción, relacionado con el control de flujo.</w:t>
      </w:r>
      <w:r/>
      <w:r/>
    </w:p>
    <w:p>
      <w:pPr>
        <w:pBdr/>
        <w:spacing/>
        <w:ind/>
        <w:rPr/>
      </w:pPr>
      <w:r>
        <w:t xml:space="preserve">Retransmisión y control de errores:</w:t>
      </w:r>
      <w:r/>
    </w:p>
    <w:p>
      <w:pPr>
        <w:pBdr/>
        <w:spacing/>
        <w:ind/>
        <w:rPr/>
      </w:pPr>
      <w:r>
        <w:t xml:space="preserve">En la captura aparecen líneas marcadas como “TCP Retransmission”, lo que evidencia que TCP detecta pérdidas de paquetes y los reenvía automáticamente, garantizando fiabilidad en la comunicación.</w:t>
      </w:r>
      <w:r/>
    </w:p>
    <w:p>
      <w:pPr>
        <w:pBdr/>
        <w:spacing/>
        <w:ind/>
        <w:rPr/>
      </w:pPr>
      <w:r>
        <w:t xml:space="preserve">Cierre de conexión:</w:t>
      </w:r>
      <w:r/>
    </w:p>
    <w:p>
      <w:pPr>
        <w:pBdr/>
        <w:spacing/>
        <w:ind/>
        <w:rPr/>
      </w:pPr>
      <w:r>
        <w:t xml:space="preserve">Al finalizar la sesión, se observan paquetes con las banderas FIN y ACK, que corresponden al cuatro pasos de cierre de conexión (Four-way handshake).</w:t>
      </w:r>
      <w:r/>
    </w:p>
    <w:p>
      <w:pPr>
        <w:pBdr/>
        <w:spacing/>
        <w:ind/>
        <w:rPr/>
      </w:pPr>
      <w:r/>
      <w:r/>
    </w:p>
    <w:p>
      <w:pPr>
        <w:pBdr/>
        <w:spacing/>
        <w:ind/>
        <w:rPr/>
      </w:pPr>
      <w:r>
        <w:t xml:space="preserve">Análisis del tráfico UDP</w:t>
      </w:r>
      <w:r/>
    </w:p>
    <w:p>
      <w:pPr>
        <w:pBdr/>
        <w:spacing/>
        <w:ind/>
        <w:rPr/>
      </w:pPr>
      <w:r>
        <w:t xml:space="preserve">En la segunda captura se analizó una comunicación con el protocolo UDP (User Datagram Protocol).</w:t>
      </w:r>
      <w:r/>
    </w:p>
    <w:p>
      <w:pPr>
        <w:pBdr/>
        <w:spacing/>
        <w:ind/>
        <w:rPr/>
      </w:pPr>
      <w:r>
        <w:t xml:space="preserve">Se observa una lista de paquetes UDP consecutivos, sin handshakes ni confirmaciones.</w:t>
      </w:r>
      <w:r/>
    </w:p>
    <w:p>
      <w:pPr>
        <w:pBdr/>
        <w:spacing/>
        <w:ind/>
        <w:rPr/>
      </w:pPr>
      <w:r>
        <w:t xml:space="preserve">Transmisión sin conexión:</w:t>
      </w:r>
      <w:r/>
    </w:p>
    <w:p>
      <w:pPr>
        <w:pBdr/>
        <w:spacing/>
        <w:ind/>
        <w:rPr/>
      </w:pPr>
      <w:r>
        <w:t xml:space="preserve">A diferencia de TCP, UDP no realiza ningún intercambio previo de conexión. El cliente simplemente envía datagramas directamente al servidor.</w:t>
      </w:r>
      <w:r/>
    </w:p>
    <w:p>
      <w:pPr>
        <w:pBdr/>
        <w:spacing/>
        <w:ind/>
        <w:rPr/>
      </w:pPr>
      <w:r>
        <w:t xml:space="preserve">Ejemplo de paquete:</w:t>
      </w:r>
      <w:r/>
      <w:r/>
      <w:r/>
      <w:r/>
    </w:p>
    <w:p>
      <w:pPr>
        <w:pBdr/>
        <w:spacing/>
        <w:ind/>
        <w:jc w:val="left"/>
        <w:rPr/>
      </w:pPr>
      <w:r>
        <w:t xml:space="preserve">User Datagram Protocol</w:t>
        <w:br/>
      </w:r>
      <w:r/>
      <w:r>
        <w:t xml:space="preserve">Source Port: 58762</w:t>
        <w:br/>
      </w:r>
      <w:r/>
      <w:r/>
      <w:r>
        <w:t xml:space="preserve">Destination Port: 443</w:t>
        <w:br/>
      </w:r>
      <w:r/>
      <w:r/>
      <w:r>
        <w:t xml:space="preserve">Length: 68</w:t>
      </w:r>
      <w:r/>
      <w:r/>
      <w:r/>
      <w:r/>
      <w:r/>
      <w:r/>
      <w:r/>
      <w:r/>
    </w:p>
    <w:p>
      <w:pPr>
        <w:pBdr/>
        <w:spacing/>
        <w:ind/>
        <w:rPr/>
      </w:pPr>
      <w:r>
        <w:t xml:space="preserve">Cada datagrama incluye la dirección IP y puerto de destino, y Wireshark los muestra como tramas independientes.</w:t>
      </w:r>
      <w:r/>
      <w:r/>
      <w:r/>
      <w:r/>
    </w:p>
    <w:p>
      <w:pPr>
        <w:pBdr/>
        <w:spacing/>
        <w:ind/>
        <w:rPr/>
      </w:pPr>
      <w:r>
        <w:t xml:space="preserve">Estructura del encabezado UDP:</w:t>
      </w:r>
      <w:r/>
    </w:p>
    <w:p>
      <w:pPr>
        <w:pBdr/>
        <w:spacing/>
        <w:ind/>
        <w:rPr/>
      </w:pPr>
      <w:r>
        <w:t xml:space="preserve">En el análisis del paquete se identifican los campos:</w:t>
      </w:r>
      <w:r/>
      <w:r/>
      <w:r/>
      <w:r/>
    </w:p>
    <w:p>
      <w:pPr>
        <w:pBdr/>
        <w:spacing/>
        <w:ind/>
        <w:jc w:val="left"/>
        <w:rPr/>
      </w:pPr>
      <w:r>
        <w:t xml:space="preserve">Source Port</w:t>
        <w:br/>
      </w:r>
      <w:r/>
      <w:r/>
      <w:r/>
      <w:r/>
      <w:r>
        <w:t xml:space="preserve">Destination Port</w:t>
        <w:br/>
      </w:r>
      <w:r/>
      <w:r/>
      <w:r/>
      <w:r/>
      <w:r/>
      <w:r>
        <w:t xml:space="preserve">Length: tamaño total del datagrama UDP.</w:t>
        <w:br/>
      </w:r>
      <w:r/>
      <w:r/>
      <w:r/>
      <w:r/>
      <w:r/>
      <w:r>
        <w:t xml:space="preserve">Checksum: verificación básica de errores (opcional).</w:t>
      </w:r>
      <w:r/>
      <w:r/>
      <w:r/>
      <w:r/>
      <w:r/>
    </w:p>
    <w:p>
      <w:pPr>
        <w:pBdr/>
        <w:spacing/>
        <w:ind/>
        <w:rPr/>
      </w:pPr>
      <w:r>
        <w:t xml:space="preserve">No existen números de secuencia ni confirmaciones (ACK), lo que indica que UDP no garantiza la entrega ni el orden de los mensajes.</w:t>
      </w:r>
      <w:r/>
      <w:r/>
      <w:r/>
      <w:r/>
    </w:p>
    <w:p>
      <w:pPr>
        <w:pBdr/>
        <w:spacing/>
        <w:ind w:firstLine="0"/>
        <w:rPr/>
      </w:pPr>
      <w:r>
        <w:t xml:space="preserve">Ausencia de control de flujo o retransmisión:</w:t>
      </w:r>
      <w:r/>
    </w:p>
    <w:p>
      <w:pPr>
        <w:pBdr/>
        <w:spacing/>
        <w:ind/>
        <w:rPr/>
      </w:pPr>
      <w:r>
        <w:t xml:space="preserve">No se observan retransmisiones ni mensajes de confirmación.</w:t>
      </w:r>
      <w:r/>
    </w:p>
    <w:p>
      <w:pPr>
        <w:pBdr/>
        <w:spacing/>
        <w:ind/>
        <w:rPr/>
      </w:pPr>
      <w:r>
        <w:t xml:space="preserve">Esto evidencia la baja sobrecarga y la velocidad superior de UDP, aunque con la desventaja de que los mensajes podrían perderse o llegar desordenados.</w:t>
      </w:r>
      <w:r/>
    </w:p>
    <w:p>
      <w:pPr>
        <w:pBdr/>
        <w:spacing/>
        <w:ind/>
        <w:rPr>
          <w:highlight w:val="none"/>
          <w:lang w:val="es-AR" w:bidi="es-AR"/>
        </w:rPr>
        <w:sectPr>
          <w:footnotePr/>
          <w:endnotePr/>
          <w:type w:val="nextPage"/>
          <w:pgSz w:h="16838" w:orient="portrait" w:w="11906"/>
          <w:pgMar w:top="1134" w:right="850" w:bottom="1134" w:left="1701" w:header="709" w:footer="709" w:gutter="0"/>
          <w:cols w:num="1" w:sep="0" w:space="708" w:equalWidth="1"/>
        </w:sectPr>
      </w:pPr>
      <w:r>
        <w:rPr>
          <w:highlight w:val="none"/>
          <w:lang w:val="es-AR" w:bidi="es-AR"/>
        </w:rPr>
      </w:r>
      <w:r>
        <w:rPr>
          <w:highlight w:val="none"/>
          <w:lang w:val="es-AR" w:bidi="es-AR"/>
        </w:rPr>
      </w:r>
      <w:r>
        <w:rPr>
          <w:highlight w:val="none"/>
          <w:lang w:val="es-AR" w:bidi="es-AR"/>
        </w:rPr>
      </w:r>
    </w:p>
    <w:p>
      <w:pPr>
        <w:pStyle w:val="853"/>
        <w:pBdr/>
        <w:spacing/>
        <w:ind/>
        <w:jc w:val="center"/>
        <w:rPr>
          <w14:ligatures w14:val="none"/>
        </w:rPr>
      </w:pPr>
      <w:r/>
      <w:bookmarkStart w:id="26" w:name="_Toc25"/>
      <w:r>
        <w:rPr>
          <w:highlight w:val="none"/>
          <w:lang w:val="es-AR" w:bidi="es-AR"/>
        </w:rPr>
        <w:t xml:space="preserve">FUENTES</w:t>
      </w:r>
      <w:r/>
      <w:bookmarkEnd w:id="26"/>
      <w:r/>
      <w:r>
        <w:rPr>
          <w14:ligatures w14:val="none"/>
        </w:rPr>
      </w:r>
    </w:p>
    <w:p>
      <w:pPr>
        <w:pBdr/>
        <w:spacing/>
        <w:ind/>
        <w:rPr>
          <w:lang w:val="es-AR"/>
        </w:rPr>
      </w:pPr>
      <w:r>
        <w:rPr>
          <w:lang w:val="es-AR"/>
        </w:rPr>
      </w:r>
      <w:r>
        <w:rPr>
          <w:lang w:val="es-AR"/>
        </w:rPr>
      </w:r>
      <w:r>
        <w:rPr>
          <w:lang w:val="es-AR"/>
        </w:rPr>
      </w:r>
    </w:p>
    <w:p>
      <w:pPr>
        <w:pBdr/>
        <w:spacing/>
        <w:ind/>
        <w:rPr>
          <w:lang w:val="es-AR"/>
        </w:rPr>
      </w:pPr>
      <w:r>
        <w:rPr>
          <w:highlight w:val="none"/>
          <w:lang w:val="es-AR" w:bidi="es-AR"/>
        </w:rPr>
      </w:r>
      <w:hyperlink r:id="rId25" w:tooltip="https://www.datacamp.com/es/tutorial/a-complete-guide-to-socket-programming-in-python" w:history="1">
        <w:r>
          <w:rPr>
            <w:rStyle w:val="898"/>
            <w:lang w:val="es-AR"/>
          </w:rPr>
          <w:t xml:space="preserve">https://www.datacamp.com/es/tutorial/a-complete-guide-to-socket-programming-in-python</w:t>
        </w:r>
      </w:hyperlink>
      <w:r>
        <w:rPr>
          <w:lang w:val="es-AR"/>
        </w:rPr>
      </w:r>
      <w:r>
        <w:rPr>
          <w:lang w:val="es-AR"/>
        </w:rPr>
      </w:r>
    </w:p>
    <w:p>
      <w:pPr>
        <w:pBdr/>
        <w:spacing/>
        <w:ind/>
        <w:rPr>
          <w:highlight w:val="none"/>
          <w:lang w:val="es-AR"/>
        </w:rPr>
      </w:pPr>
      <w:r>
        <w:rPr>
          <w:highlight w:val="none"/>
          <w:lang w:val="es-AR"/>
        </w:rPr>
      </w:r>
      <w:r>
        <w:rPr>
          <w:highlight w:val="none"/>
          <w:lang w:val="es-AR"/>
        </w:rPr>
      </w:r>
      <w:hyperlink r:id="rId26" w:tooltip="https://miot-rpi.github.io/practicas/RPI-II/P1_IV/#:~:text=el servidor echo TCP y,aspecto que consideres de inter%C3%A9s" w:history="1">
        <w:r>
          <w:rPr>
            <w:rStyle w:val="898"/>
            <w:highlight w:val="none"/>
            <w:lang w:val="es-AR"/>
          </w:rPr>
          <w:t xml:space="preserve">https://miot-rpi.github.io/practicas/RPI-II/P1_IV/#:~:text=el servidor echo TCP y,aspecto que consideres de inter%C3%A9s</w:t>
        </w:r>
      </w:hyperlink>
      <w:r>
        <w:rPr>
          <w:highlight w:val="none"/>
          <w:lang w:val="es-AR"/>
        </w:rPr>
      </w:r>
      <w:r>
        <w:rPr>
          <w:highlight w:val="none"/>
          <w:lang w:val="es-AR"/>
        </w:rPr>
      </w:r>
    </w:p>
    <w:p>
      <w:pPr>
        <w:pBdr/>
        <w:spacing/>
        <w:ind/>
        <w:rPr>
          <w:highlight w:val="none"/>
          <w:lang w:val="es-AR"/>
        </w:rPr>
      </w:pPr>
      <w:r>
        <w:rPr>
          <w:highlight w:val="none"/>
          <w:lang w:val="es-AR"/>
        </w:rPr>
      </w:r>
      <w:hyperlink r:id="rId27" w:tooltip="https://www.redeszone.net/tutoriales/configuracion-puertos/puertos-tcp-udp/#:~:text=Tanto en TCP como en UDP tenemos,volver) hace uso de un puerto ef%C3%ADmero." w:history="1">
        <w:r>
          <w:rPr>
            <w:rStyle w:val="898"/>
            <w:highlight w:val="none"/>
            <w:lang w:val="es-AR"/>
          </w:rPr>
          <w:t xml:space="preserve">https://www.redeszone.net/tutoriales/configuracion-puertos/puertos-tcp-udp/#:~:text=Tanto en TCP como en UDP tenemos,volver) hace uso de un puerto ef%C3%ADmero.</w:t>
        </w:r>
      </w:hyperlink>
      <w:r>
        <w:rPr>
          <w:highlight w:val="none"/>
          <w:lang w:val="es-AR"/>
        </w:rPr>
      </w:r>
      <w:r>
        <w:rPr>
          <w:highlight w:val="none"/>
          <w:lang w:val="es-AR"/>
        </w:rPr>
      </w:r>
      <w:r>
        <w:rPr>
          <w:highlight w:val="none"/>
          <w:lang w:val="es-AR"/>
        </w:rPr>
      </w:r>
      <w:r>
        <w:rPr>
          <w:highlight w:val="none"/>
          <w:lang w:val="es-AR"/>
        </w:rPr>
      </w:r>
      <w:r/>
      <w:r>
        <w:rPr>
          <w:highlight w:val="none"/>
          <w:lang w:val="es-AR"/>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Symbol">
    <w:panose1 w:val="05050102010706020507"/>
  </w:font>
  <w:font w:name="Courier New">
    <w:panose1 w:val="02070309020205020404"/>
  </w:font>
  <w:font w:name="Noto Sans Symbols">
    <w:panose1 w:val="020B0502040504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2">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3">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lowerLetter"/>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7">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8">
    <w:nsid w:val="0DAE24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EAC9296"/>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27AFA2A1"/>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6A8633E9"/>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DAC15E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0A87AB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60F1EBF"/>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2BB83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2"/>
    <w:next w:val="912"/>
    <w:link w:val="863"/>
    <w:uiPriority w:val="9"/>
    <w:qFormat/>
    <w:pPr>
      <w:keepNext w:val="true"/>
      <w:keepLines w:val="true"/>
      <w:pBdr/>
      <w:spacing w:after="80" w:before="360"/>
      <w:ind/>
      <w:jc w:val="center"/>
      <w:outlineLvl w:val="0"/>
    </w:pPr>
    <w:rPr>
      <w:rFonts w:ascii="Arial" w:hAnsi="Arial" w:eastAsia="Arial" w:cs="Arial"/>
      <w:b/>
      <w:bCs/>
      <w:i/>
      <w:iCs/>
      <w:color w:val="0f4761" w:themeColor="accent1" w:themeShade="BF"/>
      <w:sz w:val="32"/>
      <w:szCs w:val="32"/>
      <w:u w:val="single"/>
      <w:lang w:val="es-AR" w:bidi="es-AR"/>
    </w:rPr>
  </w:style>
  <w:style w:type="paragraph" w:styleId="854">
    <w:name w:val="Heading 2"/>
    <w:basedOn w:val="912"/>
    <w:next w:val="912"/>
    <w:link w:val="864"/>
    <w:uiPriority w:val="9"/>
    <w:unhideWhenUsed/>
    <w:qFormat/>
    <w:pPr>
      <w:keepNext w:val="true"/>
      <w:keepLines w:val="true"/>
      <w:pBdr/>
      <w:spacing w:after="80" w:before="160"/>
      <w:ind/>
      <w:outlineLvl w:val="1"/>
    </w:pPr>
    <w:rPr>
      <w:rFonts w:ascii="Arial" w:hAnsi="Arial" w:eastAsia="Arial" w:cs="Arial"/>
      <w:b/>
      <w:bCs/>
      <w:color w:val="0f4761" w:themeColor="accent1" w:themeShade="BF"/>
      <w:sz w:val="28"/>
      <w:szCs w:val="28"/>
      <w:u w:val="single"/>
      <w:lang w:val="es-AR" w:bidi="es-AR"/>
    </w:rPr>
  </w:style>
  <w:style w:type="paragraph" w:styleId="855">
    <w:name w:val="Heading 3"/>
    <w:basedOn w:val="912"/>
    <w:next w:val="912"/>
    <w:link w:val="865"/>
    <w:uiPriority w:val="9"/>
    <w:unhideWhenUsed/>
    <w:qFormat/>
    <w:pPr>
      <w:keepNext w:val="true"/>
      <w:keepLines w:val="true"/>
      <w:pBdr/>
      <w:spacing w:after="80" w:before="160"/>
      <w:ind/>
      <w:jc w:val="left"/>
      <w:outlineLvl w:val="2"/>
    </w:pPr>
    <w:rPr>
      <w:rFonts w:ascii="Arial" w:hAnsi="Arial" w:eastAsia="Arial" w:cs="Arial"/>
      <w:b w:val="0"/>
      <w:bCs w:val="0"/>
      <w:color w:val="0f4761" w:themeColor="accent1" w:themeShade="BF"/>
      <w:sz w:val="24"/>
      <w:szCs w:val="24"/>
      <w:lang w:val="es-AR" w:bidi="es-AR"/>
    </w:rPr>
  </w:style>
  <w:style w:type="paragraph" w:styleId="856">
    <w:name w:val="Heading 4"/>
    <w:basedOn w:val="912"/>
    <w:next w:val="912"/>
    <w:link w:val="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12"/>
    <w:next w:val="912"/>
    <w:link w:val="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12"/>
    <w:next w:val="912"/>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link w:val="853"/>
    <w:uiPriority w:val="9"/>
    <w:pPr>
      <w:pBdr/>
      <w:spacing/>
      <w:ind/>
    </w:pPr>
    <w:rPr>
      <w:b/>
      <w:bCs/>
      <w:i/>
      <w:iCs/>
      <w:sz w:val="32"/>
      <w:szCs w:val="32"/>
      <w:u w:val="single"/>
      <w:lang w:val="es-AR" w:bidi="es-AR"/>
    </w:rPr>
  </w:style>
  <w:style w:type="character" w:styleId="864">
    <w:name w:val="Heading 2 Char"/>
    <w:link w:val="854"/>
    <w:uiPriority w:val="9"/>
    <w:pPr>
      <w:pBdr/>
      <w:spacing/>
      <w:ind/>
    </w:pPr>
    <w:rPr>
      <w:b/>
      <w:bCs/>
      <w:sz w:val="28"/>
      <w:szCs w:val="28"/>
      <w:u w:val="single"/>
      <w:lang w:val="es-AR" w:bidi="es-AR"/>
    </w:rPr>
  </w:style>
  <w:style w:type="character" w:styleId="865">
    <w:name w:val="Heading 3 Char"/>
    <w:link w:val="855"/>
    <w:uiPriority w:val="9"/>
    <w:pPr>
      <w:pBdr/>
      <w:spacing/>
      <w:ind/>
    </w:pPr>
  </w:style>
  <w:style w:type="character" w:styleId="866">
    <w:name w:val="Heading 4 Char"/>
    <w:basedOn w:val="862"/>
    <w:link w:val="856"/>
    <w:uiPriority w:val="9"/>
    <w:pPr>
      <w:pBdr/>
      <w:spacing/>
      <w:ind/>
    </w:pPr>
    <w:rPr>
      <w:rFonts w:ascii="Arial" w:hAnsi="Arial" w:eastAsia="Arial" w:cs="Arial"/>
      <w:i/>
      <w:iCs/>
      <w:color w:val="0f4761" w:themeColor="accent1" w:themeShade="BF"/>
    </w:rPr>
  </w:style>
  <w:style w:type="character" w:styleId="867">
    <w:name w:val="Heading 5 Char"/>
    <w:basedOn w:val="862"/>
    <w:link w:val="857"/>
    <w:uiPriority w:val="9"/>
    <w:pPr>
      <w:pBdr/>
      <w:spacing/>
      <w:ind/>
    </w:pPr>
    <w:rPr>
      <w:rFonts w:ascii="Arial" w:hAnsi="Arial" w:eastAsia="Arial" w:cs="Arial"/>
      <w:color w:val="0f4761" w:themeColor="accent1" w:themeShade="BF"/>
    </w:r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862"/>
    <w:link w:val="872"/>
    <w:uiPriority w:val="10"/>
    <w:pPr>
      <w:pBdr/>
      <w:spacing/>
      <w:ind/>
    </w:pPr>
    <w:rPr>
      <w:rFonts w:ascii="Arial" w:hAnsi="Arial" w:eastAsia="Arial" w:cs="Arial"/>
      <w:spacing w:val="-10"/>
      <w:sz w:val="56"/>
      <w:szCs w:val="56"/>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pBdr/>
      <w:tabs>
        <w:tab w:val="center" w:leader="none" w:pos="4844"/>
        <w:tab w:val="right" w:leader="none" w:pos="9689"/>
      </w:tabs>
      <w:spacing w:after="0" w:line="240" w:lineRule="auto"/>
      <w:ind/>
    </w:pPr>
  </w:style>
  <w:style w:type="character" w:styleId="888">
    <w:name w:val="Header Char"/>
    <w:basedOn w:val="862"/>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jc w:val="center"/>
    </w:pPr>
    <w:rPr>
      <w:i/>
      <w:iCs/>
      <w:color w:val="0e2841" w:themeColor="text2"/>
      <w:sz w:val="20"/>
      <w:szCs w:val="20"/>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pBdr/>
      <w:spacing/>
      <w:ind/>
      <w:jc w:val="both"/>
    </w:pPr>
    <w:rPr>
      <w:b w:val="0"/>
      <w:bCs w:val="0"/>
    </w:r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github.com/CodinRes/SuperChatRedes" TargetMode="Externa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www.datacamp.com/es/tutorial/a-complete-guide-to-socket-programming-in-python" TargetMode="External"/><Relationship Id="rId26" Type="http://schemas.openxmlformats.org/officeDocument/2006/relationships/hyperlink" Target="https://miot-rpi.github.io/practicas/RPI-II/P1_IV/#:~:text=el servidor echo TCP y,aspecto que consideres de inter%C3%A9s" TargetMode="External"/><Relationship Id="rId27" Type="http://schemas.openxmlformats.org/officeDocument/2006/relationships/hyperlink" Target="https://www.redeszone.net/tutoriales/configuracion-puertos/puertos-tcp-udp/#:~:text=Tanto en TCP como en UDP tenemos,volver) hace uso de un puerto ef%C3%ADmero."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9"/>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2025-10-09T02:18:15Z</dcterms:modified>
</cp:coreProperties>
</file>